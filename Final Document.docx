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559F4" w14:textId="36AD5FC7" w:rsidR="0092000B" w:rsidRPr="00F560E7" w:rsidRDefault="0092000B" w:rsidP="00F560E7">
      <w:pPr>
        <w:jc w:val="center"/>
        <w:rPr>
          <w:b/>
          <w:bCs/>
          <w:sz w:val="32"/>
          <w:szCs w:val="32"/>
        </w:rPr>
      </w:pPr>
      <w:r w:rsidRPr="00F560E7">
        <w:rPr>
          <w:b/>
          <w:bCs/>
          <w:sz w:val="32"/>
          <w:szCs w:val="32"/>
        </w:rPr>
        <w:t>: Game Programming:</w:t>
      </w:r>
    </w:p>
    <w:p w14:paraId="462FBC17" w14:textId="37D9B97A" w:rsidR="0092000B" w:rsidRPr="00F560E7" w:rsidRDefault="0092000B" w:rsidP="00F560E7">
      <w:pPr>
        <w:jc w:val="center"/>
        <w:rPr>
          <w:rFonts w:ascii="Arial" w:hAnsi="Arial" w:cs="Arial"/>
          <w:b/>
          <w:bCs/>
          <w:sz w:val="32"/>
          <w:szCs w:val="32"/>
        </w:rPr>
      </w:pPr>
      <w:r w:rsidRPr="00F560E7">
        <w:rPr>
          <w:b/>
          <w:bCs/>
          <w:sz w:val="32"/>
          <w:szCs w:val="32"/>
        </w:rPr>
        <w:t>: Assignment 4:</w:t>
      </w:r>
    </w:p>
    <w:p w14:paraId="7C3FB090" w14:textId="67FF3F64" w:rsidR="0092000B" w:rsidRPr="00F560E7" w:rsidRDefault="0092000B" w:rsidP="00F560E7">
      <w:pPr>
        <w:pStyle w:val="Title"/>
        <w:jc w:val="both"/>
        <w:rPr>
          <w:b/>
          <w:sz w:val="24"/>
          <w:szCs w:val="24"/>
        </w:rPr>
      </w:pPr>
      <w:r w:rsidRPr="00F560E7">
        <w:rPr>
          <w:b/>
          <w:sz w:val="24"/>
          <w:szCs w:val="24"/>
        </w:rPr>
        <w:t>Game programming:</w:t>
      </w:r>
    </w:p>
    <w:p w14:paraId="31D2331A" w14:textId="19178F1B" w:rsidR="0092000B" w:rsidRPr="00F560E7" w:rsidRDefault="0092000B" w:rsidP="00F560E7">
      <w:pPr>
        <w:jc w:val="both"/>
        <w:rPr>
          <w:sz w:val="24"/>
          <w:szCs w:val="24"/>
        </w:rPr>
      </w:pPr>
      <w:r w:rsidRPr="00F560E7">
        <w:rPr>
          <w:sz w:val="24"/>
          <w:szCs w:val="24"/>
        </w:rPr>
        <w:t>Sir Omer Chattha</w:t>
      </w:r>
    </w:p>
    <w:p w14:paraId="1E0167C9" w14:textId="2B9943FE" w:rsidR="0092000B" w:rsidRPr="00F560E7" w:rsidRDefault="0092000B" w:rsidP="00F560E7">
      <w:pPr>
        <w:pStyle w:val="Title"/>
        <w:jc w:val="both"/>
        <w:rPr>
          <w:b/>
          <w:sz w:val="24"/>
          <w:szCs w:val="24"/>
        </w:rPr>
      </w:pPr>
      <w:r w:rsidRPr="00F560E7">
        <w:rPr>
          <w:b/>
          <w:sz w:val="24"/>
          <w:szCs w:val="24"/>
        </w:rPr>
        <w:t>Group members:</w:t>
      </w:r>
    </w:p>
    <w:p w14:paraId="36F750AE" w14:textId="77777777" w:rsidR="0092000B" w:rsidRPr="00F560E7" w:rsidRDefault="0092000B" w:rsidP="00F560E7">
      <w:pPr>
        <w:jc w:val="both"/>
        <w:rPr>
          <w:sz w:val="24"/>
          <w:szCs w:val="24"/>
        </w:rPr>
      </w:pPr>
      <w:r w:rsidRPr="00F560E7">
        <w:rPr>
          <w:sz w:val="24"/>
          <w:szCs w:val="24"/>
        </w:rPr>
        <w:t>Mubashar Azad</w:t>
      </w:r>
      <w:r w:rsidRPr="00F560E7">
        <w:rPr>
          <w:sz w:val="24"/>
          <w:szCs w:val="24"/>
        </w:rPr>
        <w:tab/>
      </w:r>
      <w:r w:rsidRPr="00F560E7">
        <w:rPr>
          <w:sz w:val="24"/>
          <w:szCs w:val="24"/>
        </w:rPr>
        <w:tab/>
      </w:r>
      <w:r w:rsidRPr="00F560E7">
        <w:rPr>
          <w:b/>
          <w:sz w:val="24"/>
          <w:szCs w:val="24"/>
        </w:rPr>
        <w:t>2369</w:t>
      </w:r>
    </w:p>
    <w:p w14:paraId="48DEE1B3" w14:textId="77777777" w:rsidR="0092000B" w:rsidRPr="00F560E7" w:rsidRDefault="0092000B" w:rsidP="00F560E7">
      <w:pPr>
        <w:jc w:val="both"/>
        <w:rPr>
          <w:sz w:val="24"/>
          <w:szCs w:val="24"/>
        </w:rPr>
      </w:pPr>
      <w:r w:rsidRPr="00F560E7">
        <w:rPr>
          <w:sz w:val="24"/>
          <w:szCs w:val="24"/>
        </w:rPr>
        <w:t>Muhammad Usman</w:t>
      </w:r>
      <w:r w:rsidRPr="00F560E7">
        <w:rPr>
          <w:sz w:val="24"/>
          <w:szCs w:val="24"/>
        </w:rPr>
        <w:tab/>
      </w:r>
      <w:r w:rsidRPr="00F560E7">
        <w:rPr>
          <w:sz w:val="24"/>
          <w:szCs w:val="24"/>
        </w:rPr>
        <w:tab/>
      </w:r>
      <w:r w:rsidRPr="00F560E7">
        <w:rPr>
          <w:b/>
          <w:sz w:val="24"/>
          <w:szCs w:val="24"/>
        </w:rPr>
        <w:t>2544</w:t>
      </w:r>
    </w:p>
    <w:p w14:paraId="29857C9A" w14:textId="77777777" w:rsidR="0092000B" w:rsidRPr="00F560E7" w:rsidRDefault="0092000B" w:rsidP="00F560E7">
      <w:pPr>
        <w:jc w:val="both"/>
        <w:rPr>
          <w:sz w:val="24"/>
          <w:szCs w:val="24"/>
        </w:rPr>
      </w:pPr>
      <w:r w:rsidRPr="00F560E7">
        <w:rPr>
          <w:sz w:val="24"/>
          <w:szCs w:val="24"/>
        </w:rPr>
        <w:t>Touqeer Ahmed</w:t>
      </w:r>
      <w:r w:rsidRPr="00F560E7">
        <w:rPr>
          <w:sz w:val="24"/>
          <w:szCs w:val="24"/>
        </w:rPr>
        <w:tab/>
      </w:r>
      <w:r w:rsidRPr="00F560E7">
        <w:rPr>
          <w:sz w:val="24"/>
          <w:szCs w:val="24"/>
        </w:rPr>
        <w:tab/>
      </w:r>
      <w:r w:rsidRPr="00F560E7">
        <w:rPr>
          <w:b/>
          <w:sz w:val="24"/>
          <w:szCs w:val="24"/>
        </w:rPr>
        <w:t>2328</w:t>
      </w:r>
    </w:p>
    <w:p w14:paraId="588E064F" w14:textId="6D094E8E" w:rsidR="0092000B" w:rsidRPr="00F560E7" w:rsidRDefault="0092000B" w:rsidP="00F560E7">
      <w:pPr>
        <w:jc w:val="both"/>
        <w:rPr>
          <w:sz w:val="24"/>
          <w:szCs w:val="24"/>
        </w:rPr>
      </w:pPr>
      <w:r w:rsidRPr="00F560E7">
        <w:rPr>
          <w:sz w:val="24"/>
          <w:szCs w:val="24"/>
        </w:rPr>
        <w:t>Zamama Zaman</w:t>
      </w:r>
      <w:r w:rsidRPr="00F560E7">
        <w:rPr>
          <w:sz w:val="24"/>
          <w:szCs w:val="24"/>
        </w:rPr>
        <w:tab/>
      </w:r>
      <w:r w:rsidRPr="00F560E7">
        <w:rPr>
          <w:sz w:val="24"/>
          <w:szCs w:val="24"/>
        </w:rPr>
        <w:tab/>
      </w:r>
      <w:commentRangeStart w:id="0"/>
      <w:r w:rsidRPr="00F560E7">
        <w:rPr>
          <w:b/>
          <w:sz w:val="24"/>
          <w:szCs w:val="24"/>
        </w:rPr>
        <w:t>2128</w:t>
      </w:r>
      <w:commentRangeEnd w:id="0"/>
      <w:r w:rsidR="00C95F58">
        <w:rPr>
          <w:rStyle w:val="CommentReference"/>
        </w:rPr>
        <w:commentReference w:id="0"/>
      </w:r>
    </w:p>
    <w:p w14:paraId="7A55185A" w14:textId="1FC78932" w:rsidR="0092000B" w:rsidRPr="00F560E7" w:rsidRDefault="00C95F58" w:rsidP="00F560E7">
      <w:pPr>
        <w:jc w:val="both"/>
        <w:rPr>
          <w:b/>
          <w:bCs/>
          <w:sz w:val="24"/>
          <w:szCs w:val="24"/>
        </w:rPr>
      </w:pPr>
      <w:ins w:id="1" w:author="Omar Chattha" w:date="2020-04-30T11:58:00Z">
        <w:r>
          <w:rPr>
            <w:b/>
            <w:bCs/>
            <w:sz w:val="24"/>
            <w:szCs w:val="24"/>
          </w:rPr>
          <w:t>Score: 10/10</w:t>
        </w:r>
      </w:ins>
      <w:bookmarkStart w:id="2" w:name="_GoBack"/>
      <w:bookmarkEnd w:id="2"/>
    </w:p>
    <w:p w14:paraId="18312D04" w14:textId="489567F6" w:rsidR="00F560E7" w:rsidRPr="00F560E7" w:rsidRDefault="0092000B" w:rsidP="00F560E7">
      <w:pPr>
        <w:jc w:val="both"/>
        <w:rPr>
          <w:b/>
          <w:bCs/>
          <w:sz w:val="24"/>
          <w:szCs w:val="24"/>
        </w:rPr>
      </w:pPr>
      <w:r w:rsidRPr="00F560E7">
        <w:rPr>
          <w:b/>
          <w:bCs/>
          <w:sz w:val="24"/>
          <w:szCs w:val="24"/>
        </w:rPr>
        <w:t>Task 1: Create a story board for all the levels of your game.</w:t>
      </w:r>
    </w:p>
    <w:p w14:paraId="26C2165F" w14:textId="77777777" w:rsidR="00F560E7" w:rsidRPr="00F560E7" w:rsidRDefault="00F560E7" w:rsidP="00F560E7">
      <w:pPr>
        <w:jc w:val="both"/>
        <w:rPr>
          <w:b/>
          <w:bCs/>
          <w:sz w:val="24"/>
          <w:szCs w:val="24"/>
        </w:rPr>
      </w:pPr>
    </w:p>
    <w:p w14:paraId="11BAFEB9" w14:textId="7EE0F15B" w:rsidR="00F560E7" w:rsidRPr="00F560E7" w:rsidRDefault="00B85210" w:rsidP="00F560E7">
      <w:pPr>
        <w:jc w:val="both"/>
        <w:rPr>
          <w:b/>
          <w:bCs/>
          <w:sz w:val="24"/>
          <w:szCs w:val="24"/>
        </w:rPr>
      </w:pPr>
      <w:r w:rsidRPr="00F560E7">
        <w:rPr>
          <w:b/>
          <w:bCs/>
          <w:sz w:val="24"/>
          <w:szCs w:val="24"/>
        </w:rPr>
        <w:t xml:space="preserve">The </w:t>
      </w:r>
      <w:r w:rsidR="00C46B71" w:rsidRPr="00F560E7">
        <w:rPr>
          <w:b/>
          <w:bCs/>
          <w:sz w:val="24"/>
          <w:szCs w:val="24"/>
        </w:rPr>
        <w:t>Regen</w:t>
      </w:r>
      <w:r w:rsidRPr="00F560E7">
        <w:rPr>
          <w:b/>
          <w:bCs/>
          <w:sz w:val="24"/>
          <w:szCs w:val="24"/>
        </w:rPr>
        <w:t>e</w:t>
      </w:r>
      <w:r w:rsidR="00C46B71" w:rsidRPr="00F560E7">
        <w:rPr>
          <w:b/>
          <w:bCs/>
          <w:sz w:val="24"/>
          <w:szCs w:val="24"/>
        </w:rPr>
        <w:t xml:space="preserve">ration </w:t>
      </w:r>
      <w:r w:rsidRPr="00F560E7">
        <w:rPr>
          <w:b/>
          <w:bCs/>
          <w:sz w:val="24"/>
          <w:szCs w:val="24"/>
        </w:rPr>
        <w:t>o</w:t>
      </w:r>
      <w:r w:rsidR="00C46B71" w:rsidRPr="00F560E7">
        <w:rPr>
          <w:b/>
          <w:bCs/>
          <w:sz w:val="24"/>
          <w:szCs w:val="24"/>
        </w:rPr>
        <w:t>f Earth</w:t>
      </w:r>
    </w:p>
    <w:p w14:paraId="0D1AD760" w14:textId="60E819FA" w:rsidR="00C46B71" w:rsidRPr="00F560E7" w:rsidRDefault="00C46B71" w:rsidP="00F560E7">
      <w:pPr>
        <w:jc w:val="both"/>
        <w:rPr>
          <w:b/>
          <w:bCs/>
          <w:sz w:val="24"/>
          <w:szCs w:val="24"/>
        </w:rPr>
      </w:pPr>
      <w:r w:rsidRPr="00F560E7">
        <w:rPr>
          <w:b/>
          <w:bCs/>
          <w:sz w:val="24"/>
          <w:szCs w:val="24"/>
        </w:rPr>
        <w:t xml:space="preserve">Level </w:t>
      </w:r>
      <w:r w:rsidR="000932AC" w:rsidRPr="00F560E7">
        <w:rPr>
          <w:b/>
          <w:bCs/>
          <w:sz w:val="24"/>
          <w:szCs w:val="24"/>
        </w:rPr>
        <w:t>1:</w:t>
      </w:r>
      <w:r w:rsidRPr="00F560E7">
        <w:rPr>
          <w:b/>
          <w:bCs/>
          <w:sz w:val="24"/>
          <w:szCs w:val="24"/>
        </w:rPr>
        <w:t xml:space="preserve"> The spreading of Virus</w:t>
      </w:r>
    </w:p>
    <w:p w14:paraId="6924C89A" w14:textId="77777777" w:rsidR="001B59E9" w:rsidRPr="00F560E7" w:rsidRDefault="00C46B71" w:rsidP="00F560E7">
      <w:pPr>
        <w:jc w:val="both"/>
        <w:rPr>
          <w:sz w:val="24"/>
          <w:szCs w:val="24"/>
        </w:rPr>
      </w:pPr>
      <w:r w:rsidRPr="00F560E7">
        <w:rPr>
          <w:sz w:val="24"/>
          <w:szCs w:val="24"/>
        </w:rPr>
        <w:tab/>
      </w:r>
      <w:r w:rsidR="00574447" w:rsidRPr="00F560E7">
        <w:rPr>
          <w:sz w:val="24"/>
          <w:szCs w:val="24"/>
        </w:rPr>
        <w:t xml:space="preserve">In this game the evil scientist has made a virus in his lab with which he wants to infect the people in this world. People are getting infected with virus each day. Doctors are surprised to see large number of cases in city in this hard time a secret agency has taken a note for this situation and assigned a mission to their most trusted agent </w:t>
      </w:r>
      <w:commentRangeStart w:id="3"/>
      <w:r w:rsidR="00574447" w:rsidRPr="00F560E7">
        <w:rPr>
          <w:sz w:val="24"/>
          <w:szCs w:val="24"/>
        </w:rPr>
        <w:t>miller</w:t>
      </w:r>
      <w:commentRangeEnd w:id="3"/>
      <w:r w:rsidR="0055485A">
        <w:rPr>
          <w:rStyle w:val="CommentReference"/>
        </w:rPr>
        <w:commentReference w:id="3"/>
      </w:r>
      <w:r w:rsidR="00574447" w:rsidRPr="00F560E7">
        <w:rPr>
          <w:sz w:val="24"/>
          <w:szCs w:val="24"/>
        </w:rPr>
        <w:t xml:space="preserve"> to inspect the situation.</w:t>
      </w:r>
      <w:r w:rsidR="00A55045" w:rsidRPr="00F560E7">
        <w:rPr>
          <w:sz w:val="24"/>
          <w:szCs w:val="24"/>
        </w:rPr>
        <w:t xml:space="preserve"> </w:t>
      </w:r>
    </w:p>
    <w:p w14:paraId="35607C4B" w14:textId="3840043E" w:rsidR="001B59E9" w:rsidRPr="00F560E7" w:rsidRDefault="00574447" w:rsidP="00F560E7">
      <w:pPr>
        <w:jc w:val="both"/>
        <w:rPr>
          <w:sz w:val="24"/>
          <w:szCs w:val="24"/>
        </w:rPr>
      </w:pPr>
      <w:del w:id="4" w:author="Omar Chattha" w:date="2020-04-30T11:41:00Z">
        <w:r w:rsidRPr="00F560E7" w:rsidDel="0055485A">
          <w:rPr>
            <w:sz w:val="24"/>
            <w:szCs w:val="24"/>
          </w:rPr>
          <w:delText>Train our agent.</w:delText>
        </w:r>
      </w:del>
      <w:ins w:id="5" w:author="Omar Chattha" w:date="2020-04-30T11:41:00Z">
        <w:r w:rsidR="0055485A">
          <w:rPr>
            <w:sz w:val="24"/>
            <w:szCs w:val="24"/>
          </w:rPr>
          <w:t>The first objecti</w:t>
        </w:r>
      </w:ins>
      <w:ins w:id="6" w:author="Omar Chattha" w:date="2020-04-30T11:42:00Z">
        <w:r w:rsidR="0055485A">
          <w:rPr>
            <w:sz w:val="24"/>
            <w:szCs w:val="24"/>
          </w:rPr>
          <w:t>ve is to train Agent Miller.</w:t>
        </w:r>
      </w:ins>
      <w:r w:rsidRPr="00F560E7">
        <w:rPr>
          <w:sz w:val="24"/>
          <w:szCs w:val="24"/>
        </w:rPr>
        <w:t xml:space="preserve"> This is </w:t>
      </w:r>
      <w:del w:id="7" w:author="Omar Chattha" w:date="2020-04-30T11:42:00Z">
        <w:r w:rsidRPr="00F560E7" w:rsidDel="0055485A">
          <w:rPr>
            <w:sz w:val="24"/>
            <w:szCs w:val="24"/>
          </w:rPr>
          <w:delText>very high</w:delText>
        </w:r>
      </w:del>
      <w:ins w:id="8" w:author="Omar Chattha" w:date="2020-04-30T11:42:00Z">
        <w:r w:rsidR="0055485A">
          <w:rPr>
            <w:sz w:val="24"/>
            <w:szCs w:val="24"/>
          </w:rPr>
          <w:t xml:space="preserve"> a highly</w:t>
        </w:r>
      </w:ins>
      <w:r w:rsidRPr="00F560E7">
        <w:rPr>
          <w:sz w:val="24"/>
          <w:szCs w:val="24"/>
        </w:rPr>
        <w:t xml:space="preserve"> secret mission. Agency boss and high authorities want a high-level training for </w:t>
      </w:r>
      <w:del w:id="9" w:author="Omar Chattha" w:date="2020-04-30T11:42:00Z">
        <w:r w:rsidRPr="00F560E7" w:rsidDel="0055485A">
          <w:rPr>
            <w:sz w:val="24"/>
            <w:szCs w:val="24"/>
          </w:rPr>
          <w:delText xml:space="preserve">his </w:delText>
        </w:r>
      </w:del>
      <w:ins w:id="10" w:author="Omar Chattha" w:date="2020-04-30T11:42:00Z">
        <w:r w:rsidR="0055485A">
          <w:rPr>
            <w:sz w:val="24"/>
            <w:szCs w:val="24"/>
          </w:rPr>
          <w:t>their</w:t>
        </w:r>
        <w:r w:rsidR="0055485A" w:rsidRPr="00F560E7">
          <w:rPr>
            <w:sz w:val="24"/>
            <w:szCs w:val="24"/>
          </w:rPr>
          <w:t xml:space="preserve"> </w:t>
        </w:r>
      </w:ins>
      <w:r w:rsidRPr="00F560E7">
        <w:rPr>
          <w:sz w:val="24"/>
          <w:szCs w:val="24"/>
        </w:rPr>
        <w:t>agent. Agent need</w:t>
      </w:r>
      <w:ins w:id="11" w:author="Omar Chattha" w:date="2020-04-30T11:43:00Z">
        <w:r w:rsidR="0055485A">
          <w:rPr>
            <w:sz w:val="24"/>
            <w:szCs w:val="24"/>
          </w:rPr>
          <w:t>s</w:t>
        </w:r>
      </w:ins>
      <w:r w:rsidRPr="00F560E7">
        <w:rPr>
          <w:sz w:val="24"/>
          <w:szCs w:val="24"/>
        </w:rPr>
        <w:t xml:space="preserve"> to pass </w:t>
      </w:r>
      <w:del w:id="12" w:author="Omar Chattha" w:date="2020-04-30T11:43:00Z">
        <w:r w:rsidRPr="00F560E7" w:rsidDel="0055485A">
          <w:rPr>
            <w:sz w:val="24"/>
            <w:szCs w:val="24"/>
          </w:rPr>
          <w:delText xml:space="preserve">those </w:delText>
        </w:r>
      </w:del>
      <w:ins w:id="13" w:author="Omar Chattha" w:date="2020-04-30T11:43:00Z">
        <w:r w:rsidR="0055485A">
          <w:rPr>
            <w:sz w:val="24"/>
            <w:szCs w:val="24"/>
          </w:rPr>
          <w:t>these</w:t>
        </w:r>
        <w:r w:rsidR="0055485A" w:rsidRPr="00F560E7">
          <w:rPr>
            <w:sz w:val="24"/>
            <w:szCs w:val="24"/>
          </w:rPr>
          <w:t xml:space="preserve"> </w:t>
        </w:r>
      </w:ins>
      <w:r w:rsidRPr="00F560E7">
        <w:rPr>
          <w:sz w:val="24"/>
          <w:szCs w:val="24"/>
        </w:rPr>
        <w:t>tests</w:t>
      </w:r>
      <w:ins w:id="14" w:author="Omar Chattha" w:date="2020-04-30T11:43:00Z">
        <w:r w:rsidR="0055485A">
          <w:rPr>
            <w:sz w:val="24"/>
            <w:szCs w:val="24"/>
          </w:rPr>
          <w:t xml:space="preserve"> that include fitness and shooting tests</w:t>
        </w:r>
      </w:ins>
      <w:r w:rsidRPr="00F560E7">
        <w:rPr>
          <w:sz w:val="24"/>
          <w:szCs w:val="24"/>
        </w:rPr>
        <w:t>.</w:t>
      </w:r>
      <w:del w:id="15" w:author="Omar Chattha" w:date="2020-04-30T11:43:00Z">
        <w:r w:rsidRPr="00F560E7" w:rsidDel="0055485A">
          <w:rPr>
            <w:sz w:val="24"/>
            <w:szCs w:val="24"/>
          </w:rPr>
          <w:delText xml:space="preserve"> Fitness test and shooting test.</w:delText>
        </w:r>
      </w:del>
      <w:r w:rsidRPr="00F560E7">
        <w:rPr>
          <w:sz w:val="24"/>
          <w:szCs w:val="24"/>
        </w:rPr>
        <w:t xml:space="preserve"> </w:t>
      </w:r>
      <w:del w:id="16" w:author="Omar Chattha" w:date="2020-04-30T11:44:00Z">
        <w:r w:rsidRPr="00F560E7" w:rsidDel="0055485A">
          <w:rPr>
            <w:sz w:val="24"/>
            <w:szCs w:val="24"/>
          </w:rPr>
          <w:delText>After that high authorities assign a mission.</w:delText>
        </w:r>
      </w:del>
      <w:ins w:id="17" w:author="Omar Chattha" w:date="2020-04-30T11:44:00Z">
        <w:r w:rsidR="0055485A">
          <w:rPr>
            <w:sz w:val="24"/>
            <w:szCs w:val="24"/>
          </w:rPr>
          <w:t xml:space="preserve">Once the </w:t>
        </w:r>
      </w:ins>
      <w:ins w:id="18" w:author="Omar Chattha" w:date="2020-04-30T11:45:00Z">
        <w:r w:rsidR="0055485A">
          <w:rPr>
            <w:sz w:val="24"/>
            <w:szCs w:val="24"/>
          </w:rPr>
          <w:t xml:space="preserve">training is finished, Miller is assigned with his first mission. </w:t>
        </w:r>
      </w:ins>
      <w:r w:rsidRPr="00F560E7">
        <w:rPr>
          <w:sz w:val="24"/>
          <w:szCs w:val="24"/>
        </w:rPr>
        <w:t xml:space="preserve"> </w:t>
      </w:r>
    </w:p>
    <w:p w14:paraId="21D17ADD" w14:textId="51EF9FAA" w:rsidR="00C46B71" w:rsidRPr="00F560E7" w:rsidRDefault="002D0B31" w:rsidP="00F560E7">
      <w:pPr>
        <w:jc w:val="both"/>
        <w:rPr>
          <w:sz w:val="24"/>
          <w:szCs w:val="24"/>
        </w:rPr>
      </w:pPr>
      <w:r w:rsidRPr="00F560E7">
        <w:rPr>
          <w:noProof/>
          <w:sz w:val="24"/>
          <w:szCs w:val="24"/>
        </w:rPr>
        <w:drawing>
          <wp:inline distT="0" distB="0" distL="0" distR="0" wp14:anchorId="44C9F2D8" wp14:editId="1B76885E">
            <wp:extent cx="5943600" cy="190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7378"/>
                    </a:xfrm>
                    <a:prstGeom prst="rect">
                      <a:avLst/>
                    </a:prstGeom>
                  </pic:spPr>
                </pic:pic>
              </a:graphicData>
            </a:graphic>
          </wp:inline>
        </w:drawing>
      </w:r>
      <w:commentRangeStart w:id="19"/>
      <w:commentRangeEnd w:id="19"/>
      <w:r w:rsidR="0055485A">
        <w:rPr>
          <w:rStyle w:val="CommentReference"/>
        </w:rPr>
        <w:commentReference w:id="19"/>
      </w:r>
    </w:p>
    <w:p w14:paraId="422D65EC" w14:textId="3B9CB7CC" w:rsidR="00BC7AFB" w:rsidRPr="00F560E7" w:rsidRDefault="00A55045" w:rsidP="00F560E7">
      <w:pPr>
        <w:jc w:val="both"/>
        <w:rPr>
          <w:noProof/>
          <w:sz w:val="24"/>
          <w:szCs w:val="24"/>
        </w:rPr>
      </w:pPr>
      <w:r w:rsidRPr="00F560E7">
        <w:rPr>
          <w:noProof/>
          <w:sz w:val="24"/>
          <w:szCs w:val="24"/>
        </w:rPr>
        <w:lastRenderedPageBreak/>
        <w:drawing>
          <wp:inline distT="0" distB="0" distL="0" distR="0" wp14:anchorId="36E16FB7" wp14:editId="2A84A849">
            <wp:extent cx="5943600" cy="2067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 ran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commentRangeStart w:id="20"/>
      <w:commentRangeEnd w:id="20"/>
      <w:r w:rsidR="0055485A">
        <w:rPr>
          <w:rStyle w:val="CommentReference"/>
        </w:rPr>
        <w:commentReference w:id="20"/>
      </w:r>
    </w:p>
    <w:p w14:paraId="5970D517" w14:textId="6746CEAC" w:rsidR="000D150C" w:rsidRPr="00F560E7" w:rsidRDefault="00BC7AFB" w:rsidP="00F560E7">
      <w:pPr>
        <w:jc w:val="both"/>
        <w:rPr>
          <w:sz w:val="24"/>
          <w:szCs w:val="24"/>
        </w:rPr>
      </w:pPr>
      <w:r w:rsidRPr="00F560E7">
        <w:rPr>
          <w:sz w:val="24"/>
          <w:szCs w:val="24"/>
        </w:rPr>
        <w:tab/>
      </w:r>
    </w:p>
    <w:p w14:paraId="5A2A767F" w14:textId="3990D4BD" w:rsidR="000D150C" w:rsidRPr="00F560E7" w:rsidRDefault="000D150C" w:rsidP="00F560E7">
      <w:pPr>
        <w:jc w:val="both"/>
        <w:rPr>
          <w:b/>
          <w:bCs/>
          <w:sz w:val="24"/>
          <w:szCs w:val="24"/>
        </w:rPr>
      </w:pPr>
      <w:r w:rsidRPr="00F560E7">
        <w:rPr>
          <w:b/>
          <w:bCs/>
          <w:sz w:val="24"/>
          <w:szCs w:val="24"/>
        </w:rPr>
        <w:t xml:space="preserve">Level 2:  City inspection and get clues </w:t>
      </w:r>
    </w:p>
    <w:p w14:paraId="1D273A1B" w14:textId="482F7D99" w:rsidR="00E21613" w:rsidRPr="00F560E7" w:rsidRDefault="000932AC" w:rsidP="00F560E7">
      <w:pPr>
        <w:jc w:val="both"/>
        <w:rPr>
          <w:sz w:val="24"/>
          <w:szCs w:val="24"/>
        </w:rPr>
      </w:pPr>
      <w:commentRangeStart w:id="21"/>
      <w:r w:rsidRPr="00F560E7">
        <w:rPr>
          <w:sz w:val="24"/>
          <w:szCs w:val="24"/>
        </w:rPr>
        <w:t xml:space="preserve">                                                                          </w:t>
      </w:r>
      <w:commentRangeEnd w:id="21"/>
      <w:r w:rsidR="00C95F58">
        <w:rPr>
          <w:rStyle w:val="CommentReference"/>
        </w:rPr>
        <w:commentReference w:id="21"/>
      </w:r>
      <w:r w:rsidR="000D150C" w:rsidRPr="00F560E7">
        <w:rPr>
          <w:sz w:val="24"/>
          <w:szCs w:val="24"/>
        </w:rPr>
        <w:t>The agency has detected some suspicious activities in town. The agency send</w:t>
      </w:r>
      <w:r w:rsidR="00EA426E" w:rsidRPr="00F560E7">
        <w:rPr>
          <w:sz w:val="24"/>
          <w:szCs w:val="24"/>
        </w:rPr>
        <w:t xml:space="preserve"> message </w:t>
      </w:r>
      <w:ins w:id="22" w:author="Omar Chattha" w:date="2020-04-30T11:50:00Z">
        <w:r w:rsidR="00C95F58">
          <w:rPr>
            <w:sz w:val="24"/>
            <w:szCs w:val="24"/>
          </w:rPr>
          <w:t xml:space="preserve">to </w:t>
        </w:r>
      </w:ins>
      <w:r w:rsidR="000D150C" w:rsidRPr="00F560E7">
        <w:rPr>
          <w:sz w:val="24"/>
          <w:szCs w:val="24"/>
        </w:rPr>
        <w:t xml:space="preserve">its most trusted agent </w:t>
      </w:r>
      <w:del w:id="23" w:author="Omar Chattha" w:date="2020-04-30T11:50:00Z">
        <w:r w:rsidR="000D150C" w:rsidRPr="00F560E7" w:rsidDel="00C95F58">
          <w:rPr>
            <w:sz w:val="24"/>
            <w:szCs w:val="24"/>
          </w:rPr>
          <w:delText xml:space="preserve">miller </w:delText>
        </w:r>
      </w:del>
      <w:ins w:id="24" w:author="Omar Chattha" w:date="2020-04-30T11:50:00Z">
        <w:r w:rsidR="00C95F58">
          <w:rPr>
            <w:sz w:val="24"/>
            <w:szCs w:val="24"/>
          </w:rPr>
          <w:t>Mill</w:t>
        </w:r>
      </w:ins>
      <w:ins w:id="25" w:author="Omar Chattha" w:date="2020-04-30T11:51:00Z">
        <w:r w:rsidR="00C95F58">
          <w:rPr>
            <w:sz w:val="24"/>
            <w:szCs w:val="24"/>
          </w:rPr>
          <w:t>er</w:t>
        </w:r>
      </w:ins>
      <w:ins w:id="26" w:author="Omar Chattha" w:date="2020-04-30T11:50:00Z">
        <w:r w:rsidR="00C95F58" w:rsidRPr="00F560E7">
          <w:rPr>
            <w:sz w:val="24"/>
            <w:szCs w:val="24"/>
          </w:rPr>
          <w:t xml:space="preserve"> </w:t>
        </w:r>
      </w:ins>
      <w:r w:rsidR="000D150C" w:rsidRPr="00F560E7">
        <w:rPr>
          <w:sz w:val="24"/>
          <w:szCs w:val="24"/>
        </w:rPr>
        <w:t>to check the activities in that area. The agent miller has to get into that hospital. He talks with doctor and doctor told him</w:t>
      </w:r>
      <w:r w:rsidR="0066285E" w:rsidRPr="00F560E7">
        <w:rPr>
          <w:sz w:val="24"/>
          <w:szCs w:val="24"/>
        </w:rPr>
        <w:t xml:space="preserve"> the</w:t>
      </w:r>
      <w:r w:rsidR="000D150C" w:rsidRPr="00F560E7">
        <w:rPr>
          <w:sz w:val="24"/>
          <w:szCs w:val="24"/>
        </w:rPr>
        <w:t xml:space="preserve"> cit</w:t>
      </w:r>
      <w:r w:rsidR="00E21613" w:rsidRPr="00F560E7">
        <w:rPr>
          <w:sz w:val="24"/>
          <w:szCs w:val="24"/>
        </w:rPr>
        <w:t xml:space="preserve">ies </w:t>
      </w:r>
      <w:r w:rsidR="0066285E" w:rsidRPr="00F560E7">
        <w:rPr>
          <w:sz w:val="24"/>
          <w:szCs w:val="24"/>
        </w:rPr>
        <w:t>in</w:t>
      </w:r>
      <w:r w:rsidR="000D150C" w:rsidRPr="00F560E7">
        <w:rPr>
          <w:sz w:val="24"/>
          <w:szCs w:val="24"/>
        </w:rPr>
        <w:t xml:space="preserve"> </w:t>
      </w:r>
      <w:r w:rsidR="00E21613" w:rsidRPr="00F560E7">
        <w:rPr>
          <w:sz w:val="24"/>
          <w:szCs w:val="24"/>
        </w:rPr>
        <w:t xml:space="preserve">a </w:t>
      </w:r>
      <w:r w:rsidR="000D150C" w:rsidRPr="00F560E7">
        <w:rPr>
          <w:sz w:val="24"/>
          <w:szCs w:val="24"/>
        </w:rPr>
        <w:t>bad condition. The agent finds some kind of virus that infects people</w:t>
      </w:r>
      <w:r w:rsidR="00E21613" w:rsidRPr="00F560E7">
        <w:rPr>
          <w:sz w:val="24"/>
          <w:szCs w:val="24"/>
        </w:rPr>
        <w:t xml:space="preserve"> in the </w:t>
      </w:r>
      <w:r w:rsidR="00EA426E" w:rsidRPr="00F560E7">
        <w:rPr>
          <w:sz w:val="24"/>
          <w:szCs w:val="24"/>
        </w:rPr>
        <w:t>town</w:t>
      </w:r>
      <w:r w:rsidR="00E21613" w:rsidRPr="00F560E7">
        <w:rPr>
          <w:sz w:val="24"/>
          <w:szCs w:val="24"/>
        </w:rPr>
        <w:t>.</w:t>
      </w:r>
    </w:p>
    <w:p w14:paraId="39497851" w14:textId="2AF3055A" w:rsidR="000D150C" w:rsidRPr="00F560E7" w:rsidRDefault="00E21613" w:rsidP="00F560E7">
      <w:pPr>
        <w:jc w:val="both"/>
        <w:rPr>
          <w:sz w:val="24"/>
          <w:szCs w:val="24"/>
        </w:rPr>
      </w:pPr>
      <w:r w:rsidRPr="00F560E7">
        <w:rPr>
          <w:sz w:val="24"/>
          <w:szCs w:val="24"/>
        </w:rPr>
        <w:t>Agency give him another task. He w</w:t>
      </w:r>
      <w:r w:rsidR="00EA426E" w:rsidRPr="00F560E7">
        <w:rPr>
          <w:sz w:val="24"/>
          <w:szCs w:val="24"/>
        </w:rPr>
        <w:t>e</w:t>
      </w:r>
      <w:r w:rsidRPr="00F560E7">
        <w:rPr>
          <w:sz w:val="24"/>
          <w:szCs w:val="24"/>
        </w:rPr>
        <w:t>nt</w:t>
      </w:r>
      <w:r w:rsidR="00EA426E" w:rsidRPr="00F560E7">
        <w:rPr>
          <w:sz w:val="24"/>
          <w:szCs w:val="24"/>
        </w:rPr>
        <w:t xml:space="preserve"> </w:t>
      </w:r>
      <w:r w:rsidRPr="00F560E7">
        <w:rPr>
          <w:sz w:val="24"/>
          <w:szCs w:val="24"/>
        </w:rPr>
        <w:t xml:space="preserve">to a place </w:t>
      </w:r>
      <w:r w:rsidR="0066285E" w:rsidRPr="00F560E7">
        <w:rPr>
          <w:sz w:val="24"/>
          <w:szCs w:val="24"/>
        </w:rPr>
        <w:t>where</w:t>
      </w:r>
      <w:r w:rsidRPr="00F560E7">
        <w:rPr>
          <w:sz w:val="24"/>
          <w:szCs w:val="24"/>
        </w:rPr>
        <w:t xml:space="preserve"> all people are infected quickly. </w:t>
      </w:r>
      <w:r w:rsidR="00EA426E" w:rsidRPr="00F560E7">
        <w:rPr>
          <w:sz w:val="24"/>
          <w:szCs w:val="24"/>
        </w:rPr>
        <w:t>In that place h</w:t>
      </w:r>
      <w:r w:rsidRPr="00F560E7">
        <w:rPr>
          <w:sz w:val="24"/>
          <w:szCs w:val="24"/>
        </w:rPr>
        <w:t>e needs to save h</w:t>
      </w:r>
      <w:r w:rsidR="00EA426E" w:rsidRPr="00F560E7">
        <w:rPr>
          <w:sz w:val="24"/>
          <w:szCs w:val="24"/>
        </w:rPr>
        <w:t>im</w:t>
      </w:r>
      <w:r w:rsidRPr="00F560E7">
        <w:rPr>
          <w:sz w:val="24"/>
          <w:szCs w:val="24"/>
        </w:rPr>
        <w:t>self f</w:t>
      </w:r>
      <w:r w:rsidR="00EA426E" w:rsidRPr="00F560E7">
        <w:rPr>
          <w:sz w:val="24"/>
          <w:szCs w:val="24"/>
        </w:rPr>
        <w:t>rom</w:t>
      </w:r>
      <w:r w:rsidRPr="00F560E7">
        <w:rPr>
          <w:sz w:val="24"/>
          <w:szCs w:val="24"/>
        </w:rPr>
        <w:t xml:space="preserve"> virus. After </w:t>
      </w:r>
      <w:r w:rsidR="00EA426E" w:rsidRPr="00F560E7">
        <w:rPr>
          <w:sz w:val="24"/>
          <w:szCs w:val="24"/>
        </w:rPr>
        <w:t>saving</w:t>
      </w:r>
      <w:r w:rsidRPr="00F560E7">
        <w:rPr>
          <w:sz w:val="24"/>
          <w:szCs w:val="24"/>
        </w:rPr>
        <w:t xml:space="preserve"> h</w:t>
      </w:r>
      <w:r w:rsidR="00EA426E" w:rsidRPr="00F560E7">
        <w:rPr>
          <w:sz w:val="24"/>
          <w:szCs w:val="24"/>
        </w:rPr>
        <w:t>im</w:t>
      </w:r>
      <w:r w:rsidRPr="00F560E7">
        <w:rPr>
          <w:sz w:val="24"/>
          <w:szCs w:val="24"/>
        </w:rPr>
        <w:t xml:space="preserve">self from infected people. </w:t>
      </w:r>
      <w:r w:rsidR="00EA426E" w:rsidRPr="00F560E7">
        <w:rPr>
          <w:sz w:val="24"/>
          <w:szCs w:val="24"/>
        </w:rPr>
        <w:t>He</w:t>
      </w:r>
      <w:r w:rsidRPr="00F560E7">
        <w:rPr>
          <w:sz w:val="24"/>
          <w:szCs w:val="24"/>
        </w:rPr>
        <w:t xml:space="preserve"> went</w:t>
      </w:r>
      <w:r w:rsidR="00EA426E" w:rsidRPr="00F560E7">
        <w:rPr>
          <w:sz w:val="24"/>
          <w:szCs w:val="24"/>
        </w:rPr>
        <w:t xml:space="preserve"> into </w:t>
      </w:r>
      <w:r w:rsidRPr="00F560E7">
        <w:rPr>
          <w:sz w:val="24"/>
          <w:szCs w:val="24"/>
        </w:rPr>
        <w:t>the center</w:t>
      </w:r>
      <w:r w:rsidR="00EA426E" w:rsidRPr="00F560E7">
        <w:rPr>
          <w:sz w:val="24"/>
          <w:szCs w:val="24"/>
        </w:rPr>
        <w:t xml:space="preserve"> hospital</w:t>
      </w:r>
      <w:r w:rsidRPr="00F560E7">
        <w:rPr>
          <w:sz w:val="24"/>
          <w:szCs w:val="24"/>
        </w:rPr>
        <w:t xml:space="preserve"> of</w:t>
      </w:r>
      <w:r w:rsidR="00920647" w:rsidRPr="00F560E7">
        <w:rPr>
          <w:sz w:val="24"/>
          <w:szCs w:val="24"/>
        </w:rPr>
        <w:t xml:space="preserve"> the</w:t>
      </w:r>
      <w:r w:rsidRPr="00F560E7">
        <w:rPr>
          <w:sz w:val="24"/>
          <w:szCs w:val="24"/>
        </w:rPr>
        <w:t xml:space="preserve"> </w:t>
      </w:r>
      <w:r w:rsidR="00EA426E" w:rsidRPr="00F560E7">
        <w:rPr>
          <w:sz w:val="24"/>
          <w:szCs w:val="24"/>
        </w:rPr>
        <w:t>town.</w:t>
      </w:r>
      <w:r w:rsidRPr="00F560E7">
        <w:rPr>
          <w:sz w:val="24"/>
          <w:szCs w:val="24"/>
        </w:rPr>
        <w:t xml:space="preserve"> </w:t>
      </w:r>
      <w:r w:rsidR="00EA426E" w:rsidRPr="00F560E7">
        <w:rPr>
          <w:sz w:val="24"/>
          <w:szCs w:val="24"/>
        </w:rPr>
        <w:t>T</w:t>
      </w:r>
      <w:r w:rsidRPr="00F560E7">
        <w:rPr>
          <w:sz w:val="24"/>
          <w:szCs w:val="24"/>
        </w:rPr>
        <w:t xml:space="preserve">hat place </w:t>
      </w:r>
      <w:r w:rsidR="0066285E" w:rsidRPr="00F560E7">
        <w:rPr>
          <w:sz w:val="24"/>
          <w:szCs w:val="24"/>
        </w:rPr>
        <w:t>helps</w:t>
      </w:r>
      <w:r w:rsidRPr="00F560E7">
        <w:rPr>
          <w:sz w:val="24"/>
          <w:szCs w:val="24"/>
        </w:rPr>
        <w:t xml:space="preserve"> us to find main reason of effecting people in the city.  </w:t>
      </w:r>
      <w:r w:rsidR="000D150C" w:rsidRPr="00F560E7">
        <w:rPr>
          <w:sz w:val="24"/>
          <w:szCs w:val="24"/>
        </w:rPr>
        <w:t xml:space="preserve"> </w:t>
      </w:r>
    </w:p>
    <w:p w14:paraId="13E6D148" w14:textId="60F23B95" w:rsidR="000D150C" w:rsidRPr="00F560E7" w:rsidRDefault="000D150C" w:rsidP="00F560E7">
      <w:pPr>
        <w:jc w:val="both"/>
        <w:rPr>
          <w:sz w:val="24"/>
          <w:szCs w:val="24"/>
        </w:rPr>
      </w:pPr>
      <w:r w:rsidRPr="00F560E7">
        <w:rPr>
          <w:sz w:val="24"/>
          <w:szCs w:val="24"/>
        </w:rPr>
        <w:t xml:space="preserve">He starts working according to his agency. Agency have already doubt on some doctors </w:t>
      </w:r>
      <w:r w:rsidR="00EA426E" w:rsidRPr="00F560E7">
        <w:rPr>
          <w:sz w:val="24"/>
          <w:szCs w:val="24"/>
        </w:rPr>
        <w:t>and hospital of this city. And</w:t>
      </w:r>
      <w:r w:rsidRPr="00F560E7">
        <w:rPr>
          <w:sz w:val="24"/>
          <w:szCs w:val="24"/>
        </w:rPr>
        <w:t xml:space="preserve"> he </w:t>
      </w:r>
      <w:r w:rsidR="00EA426E" w:rsidRPr="00F560E7">
        <w:rPr>
          <w:sz w:val="24"/>
          <w:szCs w:val="24"/>
        </w:rPr>
        <w:t>sends</w:t>
      </w:r>
      <w:r w:rsidRPr="00F560E7">
        <w:rPr>
          <w:sz w:val="24"/>
          <w:szCs w:val="24"/>
        </w:rPr>
        <w:t xml:space="preserve"> his officer to those hospital</w:t>
      </w:r>
      <w:r w:rsidR="00EA426E" w:rsidRPr="00F560E7">
        <w:rPr>
          <w:sz w:val="24"/>
          <w:szCs w:val="24"/>
        </w:rPr>
        <w:t>s</w:t>
      </w:r>
      <w:r w:rsidRPr="00F560E7">
        <w:rPr>
          <w:sz w:val="24"/>
          <w:szCs w:val="24"/>
        </w:rPr>
        <w:t xml:space="preserve"> and finally find some clues. He finds some clues in the </w:t>
      </w:r>
      <w:r w:rsidR="00E21613" w:rsidRPr="00F560E7">
        <w:rPr>
          <w:sz w:val="24"/>
          <w:szCs w:val="24"/>
        </w:rPr>
        <w:t xml:space="preserve">hospital. He </w:t>
      </w:r>
      <w:r w:rsidR="00EA426E" w:rsidRPr="00F560E7">
        <w:rPr>
          <w:sz w:val="24"/>
          <w:szCs w:val="24"/>
        </w:rPr>
        <w:t>takes</w:t>
      </w:r>
      <w:r w:rsidR="00E21613" w:rsidRPr="00F560E7">
        <w:rPr>
          <w:sz w:val="24"/>
          <w:szCs w:val="24"/>
        </w:rPr>
        <w:t xml:space="preserve"> those clues </w:t>
      </w:r>
      <w:del w:id="27" w:author="Omar Chattha" w:date="2020-04-30T11:52:00Z">
        <w:r w:rsidR="00E21613" w:rsidRPr="00F560E7" w:rsidDel="00C95F58">
          <w:rPr>
            <w:sz w:val="24"/>
            <w:szCs w:val="24"/>
          </w:rPr>
          <w:delText xml:space="preserve">want </w:delText>
        </w:r>
      </w:del>
      <w:r w:rsidR="00E21613" w:rsidRPr="00F560E7">
        <w:rPr>
          <w:sz w:val="24"/>
          <w:szCs w:val="24"/>
        </w:rPr>
        <w:t xml:space="preserve">to lab for </w:t>
      </w:r>
      <w:r w:rsidR="00EA426E" w:rsidRPr="00F560E7">
        <w:rPr>
          <w:sz w:val="24"/>
          <w:szCs w:val="24"/>
        </w:rPr>
        <w:t>testing to</w:t>
      </w:r>
      <w:r w:rsidR="00E21613" w:rsidRPr="00F560E7">
        <w:rPr>
          <w:sz w:val="24"/>
          <w:szCs w:val="24"/>
        </w:rPr>
        <w:t xml:space="preserve"> further investigate the situation.</w:t>
      </w:r>
    </w:p>
    <w:p w14:paraId="0ABDE9C1" w14:textId="77777777" w:rsidR="0066285E" w:rsidRPr="00F560E7" w:rsidRDefault="0066285E" w:rsidP="00F560E7">
      <w:pPr>
        <w:jc w:val="both"/>
        <w:rPr>
          <w:sz w:val="24"/>
          <w:szCs w:val="24"/>
        </w:rPr>
      </w:pPr>
    </w:p>
    <w:p w14:paraId="0BBA23F4" w14:textId="1622F45C" w:rsidR="00DD5E2F" w:rsidRPr="00F560E7" w:rsidRDefault="00782FD0" w:rsidP="00F560E7">
      <w:pPr>
        <w:jc w:val="both"/>
        <w:rPr>
          <w:sz w:val="24"/>
          <w:szCs w:val="24"/>
        </w:rPr>
      </w:pPr>
      <w:commentRangeStart w:id="28"/>
      <w:r w:rsidRPr="00F560E7">
        <w:rPr>
          <w:noProof/>
          <w:sz w:val="24"/>
          <w:szCs w:val="24"/>
        </w:rPr>
        <w:drawing>
          <wp:inline distT="0" distB="0" distL="0" distR="0" wp14:anchorId="76A8C03D" wp14:editId="3F9814A4">
            <wp:extent cx="6383655" cy="2316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22.jpg"/>
                    <pic:cNvPicPr/>
                  </pic:nvPicPr>
                  <pic:blipFill>
                    <a:blip r:embed="rId10">
                      <a:extLst>
                        <a:ext uri="{28A0092B-C50C-407E-A947-70E740481C1C}">
                          <a14:useLocalDpi xmlns:a14="http://schemas.microsoft.com/office/drawing/2010/main" val="0"/>
                        </a:ext>
                      </a:extLst>
                    </a:blip>
                    <a:stretch>
                      <a:fillRect/>
                    </a:stretch>
                  </pic:blipFill>
                  <pic:spPr>
                    <a:xfrm>
                      <a:off x="0" y="0"/>
                      <a:ext cx="6402830" cy="2323438"/>
                    </a:xfrm>
                    <a:prstGeom prst="rect">
                      <a:avLst/>
                    </a:prstGeom>
                  </pic:spPr>
                </pic:pic>
              </a:graphicData>
            </a:graphic>
          </wp:inline>
        </w:drawing>
      </w:r>
      <w:commentRangeEnd w:id="28"/>
      <w:r w:rsidR="00C95F58">
        <w:rPr>
          <w:rStyle w:val="CommentReference"/>
        </w:rPr>
        <w:commentReference w:id="28"/>
      </w:r>
    </w:p>
    <w:p w14:paraId="7F77965E" w14:textId="7A9E78A0" w:rsidR="00920647" w:rsidRPr="00F560E7" w:rsidRDefault="00920647" w:rsidP="00F560E7">
      <w:pPr>
        <w:jc w:val="both"/>
        <w:rPr>
          <w:sz w:val="24"/>
          <w:szCs w:val="24"/>
        </w:rPr>
      </w:pPr>
      <w:r w:rsidRPr="00F560E7">
        <w:rPr>
          <w:noProof/>
          <w:sz w:val="24"/>
          <w:szCs w:val="24"/>
        </w:rPr>
        <w:lastRenderedPageBreak/>
        <w:drawing>
          <wp:inline distT="0" distB="0" distL="0" distR="0" wp14:anchorId="2CEBB374" wp14:editId="4057BEDE">
            <wp:extent cx="6366632"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22.png"/>
                    <pic:cNvPicPr/>
                  </pic:nvPicPr>
                  <pic:blipFill>
                    <a:blip r:embed="rId11">
                      <a:extLst>
                        <a:ext uri="{28A0092B-C50C-407E-A947-70E740481C1C}">
                          <a14:useLocalDpi xmlns:a14="http://schemas.microsoft.com/office/drawing/2010/main" val="0"/>
                        </a:ext>
                      </a:extLst>
                    </a:blip>
                    <a:stretch>
                      <a:fillRect/>
                    </a:stretch>
                  </pic:blipFill>
                  <pic:spPr>
                    <a:xfrm>
                      <a:off x="0" y="0"/>
                      <a:ext cx="6374708" cy="1913775"/>
                    </a:xfrm>
                    <a:prstGeom prst="rect">
                      <a:avLst/>
                    </a:prstGeom>
                  </pic:spPr>
                </pic:pic>
              </a:graphicData>
            </a:graphic>
          </wp:inline>
        </w:drawing>
      </w:r>
    </w:p>
    <w:p w14:paraId="317C7333" w14:textId="40EB95F8" w:rsidR="00247EA6" w:rsidRPr="00F560E7" w:rsidRDefault="00DD5E2F" w:rsidP="00F560E7">
      <w:pPr>
        <w:jc w:val="both"/>
        <w:rPr>
          <w:sz w:val="24"/>
          <w:szCs w:val="24"/>
        </w:rPr>
      </w:pPr>
      <w:r w:rsidRPr="00F560E7">
        <w:rPr>
          <w:noProof/>
          <w:sz w:val="24"/>
          <w:szCs w:val="24"/>
        </w:rPr>
        <w:drawing>
          <wp:inline distT="0" distB="0" distL="0" distR="0" wp14:anchorId="0396A2FF" wp14:editId="65AC00C8">
            <wp:extent cx="6278880" cy="2011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8880" cy="2011680"/>
                    </a:xfrm>
                    <a:prstGeom prst="rect">
                      <a:avLst/>
                    </a:prstGeom>
                    <a:noFill/>
                    <a:ln>
                      <a:noFill/>
                    </a:ln>
                  </pic:spPr>
                </pic:pic>
              </a:graphicData>
            </a:graphic>
          </wp:inline>
        </w:drawing>
      </w:r>
    </w:p>
    <w:p w14:paraId="05306D6E" w14:textId="304E4AC3" w:rsidR="0066285E" w:rsidRPr="00F560E7" w:rsidRDefault="0066285E" w:rsidP="00F560E7">
      <w:pPr>
        <w:jc w:val="both"/>
        <w:rPr>
          <w:b/>
          <w:bCs/>
          <w:sz w:val="24"/>
          <w:szCs w:val="24"/>
        </w:rPr>
      </w:pPr>
      <w:r w:rsidRPr="00F560E7">
        <w:rPr>
          <w:b/>
          <w:bCs/>
          <w:sz w:val="24"/>
          <w:szCs w:val="24"/>
        </w:rPr>
        <w:t xml:space="preserve">Level 3: </w:t>
      </w:r>
      <w:r w:rsidR="000932AC" w:rsidRPr="00F560E7">
        <w:rPr>
          <w:b/>
          <w:bCs/>
          <w:sz w:val="24"/>
          <w:szCs w:val="24"/>
        </w:rPr>
        <w:t xml:space="preserve">Arrest Evil Scientist </w:t>
      </w:r>
    </w:p>
    <w:p w14:paraId="0CE79246" w14:textId="4FADF99E" w:rsidR="0066285E" w:rsidRPr="00F560E7" w:rsidRDefault="0066285E" w:rsidP="00F560E7">
      <w:pPr>
        <w:jc w:val="both"/>
        <w:rPr>
          <w:sz w:val="24"/>
          <w:szCs w:val="24"/>
        </w:rPr>
      </w:pPr>
      <w:r w:rsidRPr="00F560E7">
        <w:rPr>
          <w:sz w:val="24"/>
          <w:szCs w:val="24"/>
        </w:rPr>
        <w:t xml:space="preserve">            Finally reach to his destination. Agent enter in the lab and find the evil scientist master mind of this evil activities. First of all, he turns off </w:t>
      </w:r>
      <w:del w:id="29" w:author="Omar Chattha" w:date="2020-04-30T11:54:00Z">
        <w:r w:rsidRPr="00F560E7" w:rsidDel="00C95F58">
          <w:rPr>
            <w:sz w:val="24"/>
            <w:szCs w:val="24"/>
          </w:rPr>
          <w:delText>the all camera</w:delText>
        </w:r>
      </w:del>
      <w:ins w:id="30" w:author="Omar Chattha" w:date="2020-04-30T11:54:00Z">
        <w:r w:rsidR="00C95F58">
          <w:rPr>
            <w:sz w:val="24"/>
            <w:szCs w:val="24"/>
          </w:rPr>
          <w:t xml:space="preserve"> all the cameras</w:t>
        </w:r>
      </w:ins>
      <w:r w:rsidRPr="00F560E7">
        <w:rPr>
          <w:sz w:val="24"/>
          <w:szCs w:val="24"/>
        </w:rPr>
        <w:t xml:space="preserve"> and security officer see</w:t>
      </w:r>
      <w:ins w:id="31" w:author="Omar Chattha" w:date="2020-04-30T11:54:00Z">
        <w:r w:rsidR="00C95F58">
          <w:rPr>
            <w:sz w:val="24"/>
            <w:szCs w:val="24"/>
          </w:rPr>
          <w:t>s</w:t>
        </w:r>
      </w:ins>
      <w:r w:rsidRPr="00F560E7">
        <w:rPr>
          <w:sz w:val="24"/>
          <w:szCs w:val="24"/>
        </w:rPr>
        <w:t xml:space="preserve"> him and start</w:t>
      </w:r>
      <w:ins w:id="32" w:author="Omar Chattha" w:date="2020-04-30T11:54:00Z">
        <w:r w:rsidR="00C95F58">
          <w:rPr>
            <w:sz w:val="24"/>
            <w:szCs w:val="24"/>
          </w:rPr>
          <w:t>s</w:t>
        </w:r>
      </w:ins>
      <w:r w:rsidRPr="00F560E7">
        <w:rPr>
          <w:sz w:val="24"/>
          <w:szCs w:val="24"/>
        </w:rPr>
        <w:t xml:space="preserve"> fighting with him. He kill</w:t>
      </w:r>
      <w:ins w:id="33" w:author="Omar Chattha" w:date="2020-04-30T11:54:00Z">
        <w:r w:rsidR="00C95F58">
          <w:rPr>
            <w:sz w:val="24"/>
            <w:szCs w:val="24"/>
          </w:rPr>
          <w:t>s</w:t>
        </w:r>
      </w:ins>
      <w:del w:id="34" w:author="Omar Chattha" w:date="2020-04-30T11:54:00Z">
        <w:r w:rsidRPr="00F560E7" w:rsidDel="00C95F58">
          <w:rPr>
            <w:sz w:val="24"/>
            <w:szCs w:val="24"/>
          </w:rPr>
          <w:delText>ed</w:delText>
        </w:r>
      </w:del>
      <w:r w:rsidRPr="00F560E7">
        <w:rPr>
          <w:sz w:val="24"/>
          <w:szCs w:val="24"/>
        </w:rPr>
        <w:t xml:space="preserve"> the officer and then enter</w:t>
      </w:r>
      <w:ins w:id="35" w:author="Omar Chattha" w:date="2020-04-30T11:54:00Z">
        <w:r w:rsidR="00C95F58">
          <w:rPr>
            <w:sz w:val="24"/>
            <w:szCs w:val="24"/>
          </w:rPr>
          <w:t>s</w:t>
        </w:r>
      </w:ins>
      <w:r w:rsidRPr="00F560E7">
        <w:rPr>
          <w:sz w:val="24"/>
          <w:szCs w:val="24"/>
        </w:rPr>
        <w:t xml:space="preserve"> in </w:t>
      </w:r>
      <w:del w:id="36" w:author="Omar Chattha" w:date="2020-04-30T11:54:00Z">
        <w:r w:rsidRPr="00F560E7" w:rsidDel="00C95F58">
          <w:rPr>
            <w:sz w:val="24"/>
            <w:szCs w:val="24"/>
          </w:rPr>
          <w:delText xml:space="preserve">john </w:delText>
        </w:r>
      </w:del>
      <w:ins w:id="37" w:author="Omar Chattha" w:date="2020-04-30T11:54:00Z">
        <w:r w:rsidR="00C95F58">
          <w:rPr>
            <w:sz w:val="24"/>
            <w:szCs w:val="24"/>
          </w:rPr>
          <w:t>J</w:t>
        </w:r>
        <w:r w:rsidR="00C95F58" w:rsidRPr="00F560E7">
          <w:rPr>
            <w:sz w:val="24"/>
            <w:szCs w:val="24"/>
          </w:rPr>
          <w:t xml:space="preserve">ohn </w:t>
        </w:r>
      </w:ins>
      <w:r w:rsidRPr="00F560E7">
        <w:rPr>
          <w:sz w:val="24"/>
          <w:szCs w:val="24"/>
        </w:rPr>
        <w:t xml:space="preserve">(evil scientist) room and </w:t>
      </w:r>
      <w:del w:id="38" w:author="Omar Chattha" w:date="2020-04-30T11:55:00Z">
        <w:r w:rsidRPr="00F560E7" w:rsidDel="00C95F58">
          <w:rPr>
            <w:sz w:val="24"/>
            <w:szCs w:val="24"/>
          </w:rPr>
          <w:delText xml:space="preserve">caught </w:delText>
        </w:r>
      </w:del>
      <w:ins w:id="39" w:author="Omar Chattha" w:date="2020-04-30T11:55:00Z">
        <w:r w:rsidR="00C95F58" w:rsidRPr="00F560E7">
          <w:rPr>
            <w:sz w:val="24"/>
            <w:szCs w:val="24"/>
          </w:rPr>
          <w:t>ca</w:t>
        </w:r>
        <w:r w:rsidR="00C95F58">
          <w:rPr>
            <w:sz w:val="24"/>
            <w:szCs w:val="24"/>
          </w:rPr>
          <w:t>tches</w:t>
        </w:r>
        <w:r w:rsidR="00C95F58" w:rsidRPr="00F560E7">
          <w:rPr>
            <w:sz w:val="24"/>
            <w:szCs w:val="24"/>
          </w:rPr>
          <w:t xml:space="preserve"> </w:t>
        </w:r>
      </w:ins>
      <w:r w:rsidRPr="00F560E7">
        <w:rPr>
          <w:sz w:val="24"/>
          <w:szCs w:val="24"/>
        </w:rPr>
        <w:t xml:space="preserve">him. </w:t>
      </w:r>
    </w:p>
    <w:p w14:paraId="5A9A97F4" w14:textId="77777777" w:rsidR="0066285E" w:rsidRPr="00F560E7" w:rsidRDefault="0066285E" w:rsidP="00F560E7">
      <w:pPr>
        <w:jc w:val="both"/>
        <w:rPr>
          <w:sz w:val="24"/>
          <w:szCs w:val="24"/>
        </w:rPr>
      </w:pPr>
    </w:p>
    <w:p w14:paraId="3E4D3024" w14:textId="6640F621" w:rsidR="00DD5E2F" w:rsidRPr="00F560E7" w:rsidRDefault="0066285E" w:rsidP="00F560E7">
      <w:pPr>
        <w:jc w:val="both"/>
        <w:rPr>
          <w:sz w:val="24"/>
          <w:szCs w:val="24"/>
        </w:rPr>
      </w:pPr>
      <w:r w:rsidRPr="00F560E7">
        <w:rPr>
          <w:noProof/>
          <w:sz w:val="24"/>
          <w:szCs w:val="24"/>
        </w:rPr>
        <w:drawing>
          <wp:inline distT="0" distB="0" distL="0" distR="0" wp14:anchorId="2BBF14E9" wp14:editId="59D517E7">
            <wp:extent cx="6299200" cy="194898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task completed.PNG"/>
                    <pic:cNvPicPr/>
                  </pic:nvPicPr>
                  <pic:blipFill>
                    <a:blip r:embed="rId13">
                      <a:extLst>
                        <a:ext uri="{28A0092B-C50C-407E-A947-70E740481C1C}">
                          <a14:useLocalDpi xmlns:a14="http://schemas.microsoft.com/office/drawing/2010/main" val="0"/>
                        </a:ext>
                      </a:extLst>
                    </a:blip>
                    <a:stretch>
                      <a:fillRect/>
                    </a:stretch>
                  </pic:blipFill>
                  <pic:spPr>
                    <a:xfrm>
                      <a:off x="0" y="0"/>
                      <a:ext cx="6315740" cy="1954100"/>
                    </a:xfrm>
                    <a:prstGeom prst="rect">
                      <a:avLst/>
                    </a:prstGeom>
                  </pic:spPr>
                </pic:pic>
              </a:graphicData>
            </a:graphic>
          </wp:inline>
        </w:drawing>
      </w:r>
    </w:p>
    <w:p w14:paraId="0E920344" w14:textId="1293FB08" w:rsidR="00B9173F" w:rsidRPr="00F560E7" w:rsidRDefault="00B9173F" w:rsidP="00F560E7">
      <w:pPr>
        <w:jc w:val="both"/>
        <w:rPr>
          <w:sz w:val="24"/>
          <w:szCs w:val="24"/>
        </w:rPr>
      </w:pPr>
    </w:p>
    <w:p w14:paraId="5872A821" w14:textId="77777777" w:rsidR="00B9173F" w:rsidRPr="00F560E7" w:rsidRDefault="00C95F58" w:rsidP="00F560E7">
      <w:pPr>
        <w:jc w:val="both"/>
        <w:rPr>
          <w:sz w:val="24"/>
          <w:szCs w:val="24"/>
        </w:rPr>
      </w:pPr>
      <w:commentRangeStart w:id="40"/>
      <w:commentRangeEnd w:id="40"/>
      <w:r>
        <w:rPr>
          <w:rStyle w:val="CommentReference"/>
        </w:rPr>
        <w:commentReference w:id="40"/>
      </w:r>
    </w:p>
    <w:p w14:paraId="141B7831" w14:textId="234947E2" w:rsidR="0092000B" w:rsidRDefault="0092000B" w:rsidP="00F560E7">
      <w:pPr>
        <w:jc w:val="both"/>
        <w:rPr>
          <w:b/>
          <w:bCs/>
          <w:sz w:val="24"/>
          <w:szCs w:val="24"/>
        </w:rPr>
      </w:pPr>
      <w:r w:rsidRPr="00F560E7">
        <w:rPr>
          <w:b/>
          <w:bCs/>
          <w:sz w:val="24"/>
          <w:szCs w:val="24"/>
        </w:rPr>
        <w:lastRenderedPageBreak/>
        <w:t>Task:2 Create low fidelity prototypes for the interface of your game. This will include: Menu, Gameplay, Credits, Inventory and Exit Screen.</w:t>
      </w:r>
    </w:p>
    <w:p w14:paraId="4D576D10" w14:textId="77777777" w:rsidR="00F560E7" w:rsidRPr="00F560E7" w:rsidRDefault="00F560E7" w:rsidP="00F560E7">
      <w:pPr>
        <w:jc w:val="both"/>
        <w:rPr>
          <w:b/>
          <w:bCs/>
          <w:noProof/>
          <w:sz w:val="24"/>
          <w:szCs w:val="24"/>
        </w:rPr>
      </w:pPr>
    </w:p>
    <w:p w14:paraId="2F7850FF" w14:textId="41A28D81" w:rsidR="00247EA6" w:rsidRPr="00F560E7" w:rsidRDefault="00B9173F" w:rsidP="00F560E7">
      <w:pPr>
        <w:jc w:val="both"/>
        <w:rPr>
          <w:b/>
          <w:bCs/>
          <w:noProof/>
          <w:sz w:val="24"/>
          <w:szCs w:val="24"/>
        </w:rPr>
      </w:pPr>
      <w:commentRangeStart w:id="41"/>
      <w:r w:rsidRPr="00F560E7">
        <w:rPr>
          <w:b/>
          <w:bCs/>
          <w:noProof/>
          <w:sz w:val="24"/>
          <w:szCs w:val="24"/>
        </w:rPr>
        <w:t>Menu</w:t>
      </w:r>
      <w:commentRangeEnd w:id="41"/>
      <w:r w:rsidR="00C95F58">
        <w:rPr>
          <w:rStyle w:val="CommentReference"/>
        </w:rPr>
        <w:commentReference w:id="41"/>
      </w:r>
      <w:r w:rsidRPr="00F560E7">
        <w:rPr>
          <w:b/>
          <w:bCs/>
          <w:noProof/>
          <w:sz w:val="24"/>
          <w:szCs w:val="24"/>
        </w:rPr>
        <w:t>:</w:t>
      </w:r>
    </w:p>
    <w:p w14:paraId="66EF9A02" w14:textId="234A0457" w:rsidR="00B9173F" w:rsidRPr="00F560E7" w:rsidRDefault="00B9173F" w:rsidP="00F560E7">
      <w:pPr>
        <w:jc w:val="both"/>
        <w:rPr>
          <w:sz w:val="24"/>
          <w:szCs w:val="24"/>
        </w:rPr>
      </w:pPr>
      <w:r w:rsidRPr="00F560E7">
        <w:rPr>
          <w:noProof/>
          <w:sz w:val="24"/>
          <w:szCs w:val="24"/>
        </w:rPr>
        <w:drawing>
          <wp:inline distT="0" distB="0" distL="0" distR="0" wp14:anchorId="6A9C6396" wp14:editId="3473749F">
            <wp:extent cx="5128963" cy="550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 f1.jpg"/>
                    <pic:cNvPicPr/>
                  </pic:nvPicPr>
                  <pic:blipFill>
                    <a:blip r:embed="rId14">
                      <a:extLst>
                        <a:ext uri="{28A0092B-C50C-407E-A947-70E740481C1C}">
                          <a14:useLocalDpi xmlns:a14="http://schemas.microsoft.com/office/drawing/2010/main" val="0"/>
                        </a:ext>
                      </a:extLst>
                    </a:blip>
                    <a:stretch>
                      <a:fillRect/>
                    </a:stretch>
                  </pic:blipFill>
                  <pic:spPr>
                    <a:xfrm>
                      <a:off x="0" y="0"/>
                      <a:ext cx="5143131" cy="5515564"/>
                    </a:xfrm>
                    <a:prstGeom prst="rect">
                      <a:avLst/>
                    </a:prstGeom>
                  </pic:spPr>
                </pic:pic>
              </a:graphicData>
            </a:graphic>
          </wp:inline>
        </w:drawing>
      </w:r>
    </w:p>
    <w:p w14:paraId="7C9F0B80" w14:textId="77777777" w:rsidR="00B9173F" w:rsidRPr="00F560E7" w:rsidRDefault="00B9173F" w:rsidP="00F560E7">
      <w:pPr>
        <w:jc w:val="both"/>
        <w:rPr>
          <w:sz w:val="24"/>
          <w:szCs w:val="24"/>
        </w:rPr>
      </w:pPr>
    </w:p>
    <w:p w14:paraId="1903E150" w14:textId="4463AABE" w:rsidR="00B9173F" w:rsidRPr="00F560E7" w:rsidRDefault="00B9173F" w:rsidP="00F560E7">
      <w:pPr>
        <w:jc w:val="both"/>
        <w:rPr>
          <w:sz w:val="24"/>
          <w:szCs w:val="24"/>
        </w:rPr>
      </w:pPr>
    </w:p>
    <w:p w14:paraId="3E9A2738" w14:textId="3ADF7446" w:rsidR="00F560E7" w:rsidRPr="00F560E7" w:rsidRDefault="00F560E7" w:rsidP="00F560E7">
      <w:pPr>
        <w:jc w:val="both"/>
        <w:rPr>
          <w:sz w:val="24"/>
          <w:szCs w:val="24"/>
        </w:rPr>
      </w:pPr>
    </w:p>
    <w:p w14:paraId="297C6E9C" w14:textId="25AC0D99" w:rsidR="00F560E7" w:rsidRPr="00F560E7" w:rsidRDefault="00F560E7" w:rsidP="00F560E7">
      <w:pPr>
        <w:jc w:val="both"/>
        <w:rPr>
          <w:sz w:val="24"/>
          <w:szCs w:val="24"/>
        </w:rPr>
      </w:pPr>
    </w:p>
    <w:p w14:paraId="377F87AC" w14:textId="77777777" w:rsidR="00F560E7" w:rsidRPr="00F560E7" w:rsidRDefault="00F560E7" w:rsidP="00F560E7">
      <w:pPr>
        <w:jc w:val="both"/>
        <w:rPr>
          <w:sz w:val="24"/>
          <w:szCs w:val="24"/>
        </w:rPr>
      </w:pPr>
    </w:p>
    <w:p w14:paraId="34C909F1" w14:textId="328494B2" w:rsidR="00B9173F" w:rsidRPr="00F560E7" w:rsidRDefault="00B9173F" w:rsidP="00F560E7">
      <w:pPr>
        <w:jc w:val="both"/>
        <w:rPr>
          <w:b/>
          <w:bCs/>
          <w:sz w:val="24"/>
          <w:szCs w:val="24"/>
        </w:rPr>
      </w:pPr>
      <w:r w:rsidRPr="00F560E7">
        <w:rPr>
          <w:b/>
          <w:bCs/>
          <w:sz w:val="24"/>
          <w:szCs w:val="24"/>
        </w:rPr>
        <w:lastRenderedPageBreak/>
        <w:t>Credits</w:t>
      </w:r>
      <w:r w:rsidR="000932AC" w:rsidRPr="00F560E7">
        <w:rPr>
          <w:b/>
          <w:bCs/>
          <w:sz w:val="24"/>
          <w:szCs w:val="24"/>
        </w:rPr>
        <w:t>:</w:t>
      </w:r>
    </w:p>
    <w:p w14:paraId="1BC6F320" w14:textId="3D2AD694" w:rsidR="00B9173F" w:rsidRPr="00F560E7" w:rsidRDefault="00B9173F" w:rsidP="00F560E7">
      <w:pPr>
        <w:jc w:val="both"/>
        <w:rPr>
          <w:sz w:val="24"/>
          <w:szCs w:val="24"/>
        </w:rPr>
      </w:pPr>
      <w:r w:rsidRPr="00F560E7">
        <w:rPr>
          <w:noProof/>
          <w:sz w:val="24"/>
          <w:szCs w:val="24"/>
        </w:rPr>
        <w:drawing>
          <wp:inline distT="0" distB="0" distL="0" distR="0" wp14:anchorId="37088F1A" wp14:editId="449F152D">
            <wp:extent cx="5566168" cy="5935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dith.PNG"/>
                    <pic:cNvPicPr/>
                  </pic:nvPicPr>
                  <pic:blipFill>
                    <a:blip r:embed="rId15">
                      <a:extLst>
                        <a:ext uri="{28A0092B-C50C-407E-A947-70E740481C1C}">
                          <a14:useLocalDpi xmlns:a14="http://schemas.microsoft.com/office/drawing/2010/main" val="0"/>
                        </a:ext>
                      </a:extLst>
                    </a:blip>
                    <a:stretch>
                      <a:fillRect/>
                    </a:stretch>
                  </pic:blipFill>
                  <pic:spPr>
                    <a:xfrm>
                      <a:off x="0" y="0"/>
                      <a:ext cx="5585909" cy="5957033"/>
                    </a:xfrm>
                    <a:prstGeom prst="rect">
                      <a:avLst/>
                    </a:prstGeom>
                  </pic:spPr>
                </pic:pic>
              </a:graphicData>
            </a:graphic>
          </wp:inline>
        </w:drawing>
      </w:r>
    </w:p>
    <w:p w14:paraId="7E3F6ED8" w14:textId="77777777" w:rsidR="00B9173F" w:rsidRPr="00F560E7" w:rsidRDefault="00B9173F" w:rsidP="00F560E7">
      <w:pPr>
        <w:jc w:val="both"/>
        <w:rPr>
          <w:sz w:val="24"/>
          <w:szCs w:val="24"/>
        </w:rPr>
      </w:pPr>
    </w:p>
    <w:p w14:paraId="5747A253" w14:textId="77777777" w:rsidR="00B9173F" w:rsidRPr="00F560E7" w:rsidRDefault="00B9173F" w:rsidP="00F560E7">
      <w:pPr>
        <w:jc w:val="both"/>
        <w:rPr>
          <w:sz w:val="24"/>
          <w:szCs w:val="24"/>
        </w:rPr>
      </w:pPr>
    </w:p>
    <w:p w14:paraId="28A9C669" w14:textId="77777777" w:rsidR="000932AC" w:rsidRPr="00F560E7" w:rsidRDefault="000932AC" w:rsidP="00F560E7">
      <w:pPr>
        <w:jc w:val="both"/>
        <w:rPr>
          <w:sz w:val="24"/>
          <w:szCs w:val="24"/>
        </w:rPr>
      </w:pPr>
    </w:p>
    <w:p w14:paraId="2EC04828" w14:textId="77777777" w:rsidR="000932AC" w:rsidRPr="00F560E7" w:rsidRDefault="000932AC" w:rsidP="00F560E7">
      <w:pPr>
        <w:jc w:val="both"/>
        <w:rPr>
          <w:sz w:val="24"/>
          <w:szCs w:val="24"/>
        </w:rPr>
      </w:pPr>
    </w:p>
    <w:p w14:paraId="1A7E03BA" w14:textId="77777777" w:rsidR="000932AC" w:rsidRPr="00F560E7" w:rsidRDefault="000932AC" w:rsidP="00F560E7">
      <w:pPr>
        <w:jc w:val="both"/>
        <w:rPr>
          <w:sz w:val="24"/>
          <w:szCs w:val="24"/>
        </w:rPr>
      </w:pPr>
    </w:p>
    <w:p w14:paraId="18AD8071" w14:textId="77777777" w:rsidR="000932AC" w:rsidRPr="00F560E7" w:rsidRDefault="000932AC" w:rsidP="00F560E7">
      <w:pPr>
        <w:jc w:val="both"/>
        <w:rPr>
          <w:sz w:val="24"/>
          <w:szCs w:val="24"/>
        </w:rPr>
      </w:pPr>
    </w:p>
    <w:p w14:paraId="5CF8F600" w14:textId="1F4B46CE" w:rsidR="00B9173F" w:rsidRPr="00F560E7" w:rsidRDefault="000932AC" w:rsidP="00F560E7">
      <w:pPr>
        <w:jc w:val="both"/>
        <w:rPr>
          <w:b/>
          <w:bCs/>
          <w:sz w:val="24"/>
          <w:szCs w:val="24"/>
        </w:rPr>
      </w:pPr>
      <w:r w:rsidRPr="00F560E7">
        <w:rPr>
          <w:b/>
          <w:bCs/>
          <w:sz w:val="24"/>
          <w:szCs w:val="24"/>
        </w:rPr>
        <w:lastRenderedPageBreak/>
        <w:t>Inventory:</w:t>
      </w:r>
    </w:p>
    <w:p w14:paraId="313820B6" w14:textId="70169420" w:rsidR="00B9173F" w:rsidRPr="00F560E7" w:rsidRDefault="00B9173F" w:rsidP="00F560E7">
      <w:pPr>
        <w:jc w:val="both"/>
        <w:rPr>
          <w:sz w:val="24"/>
          <w:szCs w:val="24"/>
        </w:rPr>
      </w:pPr>
      <w:r w:rsidRPr="00F560E7">
        <w:rPr>
          <w:noProof/>
          <w:sz w:val="24"/>
          <w:szCs w:val="24"/>
        </w:rPr>
        <w:drawing>
          <wp:inline distT="0" distB="0" distL="0" distR="0" wp14:anchorId="2397D4F1" wp14:editId="6618EA17">
            <wp:extent cx="5891272" cy="637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ntory.PNG"/>
                    <pic:cNvPicPr/>
                  </pic:nvPicPr>
                  <pic:blipFill>
                    <a:blip r:embed="rId16">
                      <a:extLst>
                        <a:ext uri="{28A0092B-C50C-407E-A947-70E740481C1C}">
                          <a14:useLocalDpi xmlns:a14="http://schemas.microsoft.com/office/drawing/2010/main" val="0"/>
                        </a:ext>
                      </a:extLst>
                    </a:blip>
                    <a:stretch>
                      <a:fillRect/>
                    </a:stretch>
                  </pic:blipFill>
                  <pic:spPr>
                    <a:xfrm>
                      <a:off x="0" y="0"/>
                      <a:ext cx="5901760" cy="6381660"/>
                    </a:xfrm>
                    <a:prstGeom prst="rect">
                      <a:avLst/>
                    </a:prstGeom>
                  </pic:spPr>
                </pic:pic>
              </a:graphicData>
            </a:graphic>
          </wp:inline>
        </w:drawing>
      </w:r>
    </w:p>
    <w:p w14:paraId="6B9E75A2" w14:textId="77777777" w:rsidR="00B9173F" w:rsidRPr="00F560E7" w:rsidRDefault="00B9173F" w:rsidP="00F560E7">
      <w:pPr>
        <w:jc w:val="both"/>
        <w:rPr>
          <w:sz w:val="24"/>
          <w:szCs w:val="24"/>
        </w:rPr>
      </w:pPr>
    </w:p>
    <w:p w14:paraId="436ADB63" w14:textId="77777777" w:rsidR="00B9173F" w:rsidRPr="00F560E7" w:rsidRDefault="00B9173F" w:rsidP="00F560E7">
      <w:pPr>
        <w:jc w:val="both"/>
        <w:rPr>
          <w:sz w:val="24"/>
          <w:szCs w:val="24"/>
        </w:rPr>
      </w:pPr>
    </w:p>
    <w:p w14:paraId="47A3D830" w14:textId="77777777" w:rsidR="00B9173F" w:rsidRPr="00F560E7" w:rsidRDefault="00B9173F" w:rsidP="00F560E7">
      <w:pPr>
        <w:jc w:val="both"/>
        <w:rPr>
          <w:sz w:val="24"/>
          <w:szCs w:val="24"/>
        </w:rPr>
      </w:pPr>
    </w:p>
    <w:p w14:paraId="4B5732DC" w14:textId="77777777" w:rsidR="00B9173F" w:rsidRPr="00F560E7" w:rsidRDefault="00B9173F" w:rsidP="00F560E7">
      <w:pPr>
        <w:jc w:val="both"/>
        <w:rPr>
          <w:sz w:val="24"/>
          <w:szCs w:val="24"/>
        </w:rPr>
      </w:pPr>
    </w:p>
    <w:p w14:paraId="7FE18299" w14:textId="77777777" w:rsidR="00B9173F" w:rsidRPr="00F560E7" w:rsidRDefault="00B9173F" w:rsidP="00F560E7">
      <w:pPr>
        <w:jc w:val="both"/>
        <w:rPr>
          <w:sz w:val="24"/>
          <w:szCs w:val="24"/>
        </w:rPr>
      </w:pPr>
    </w:p>
    <w:p w14:paraId="372C9A7E" w14:textId="510D9DE2" w:rsidR="00B9173F" w:rsidRPr="00F560E7" w:rsidRDefault="000932AC" w:rsidP="00F560E7">
      <w:pPr>
        <w:jc w:val="both"/>
        <w:rPr>
          <w:b/>
          <w:bCs/>
          <w:sz w:val="24"/>
          <w:szCs w:val="24"/>
        </w:rPr>
      </w:pPr>
      <w:r w:rsidRPr="00F560E7">
        <w:rPr>
          <w:b/>
          <w:bCs/>
          <w:sz w:val="24"/>
          <w:szCs w:val="24"/>
        </w:rPr>
        <w:lastRenderedPageBreak/>
        <w:t>Game Play</w:t>
      </w:r>
      <w:r w:rsidR="00B9173F" w:rsidRPr="00F560E7">
        <w:rPr>
          <w:b/>
          <w:bCs/>
          <w:sz w:val="24"/>
          <w:szCs w:val="24"/>
        </w:rPr>
        <w:t>:</w:t>
      </w:r>
    </w:p>
    <w:p w14:paraId="70E6DC76" w14:textId="2C7631F3" w:rsidR="00B9173F" w:rsidRPr="00F560E7" w:rsidRDefault="00B9173F" w:rsidP="00F560E7">
      <w:pPr>
        <w:jc w:val="both"/>
        <w:rPr>
          <w:sz w:val="24"/>
          <w:szCs w:val="24"/>
        </w:rPr>
      </w:pPr>
      <w:r w:rsidRPr="00F560E7">
        <w:rPr>
          <w:noProof/>
          <w:sz w:val="24"/>
          <w:szCs w:val="24"/>
        </w:rPr>
        <w:drawing>
          <wp:inline distT="0" distB="0" distL="0" distR="0" wp14:anchorId="3326A034" wp14:editId="71736193">
            <wp:extent cx="6114764" cy="66446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PNG"/>
                    <pic:cNvPicPr/>
                  </pic:nvPicPr>
                  <pic:blipFill>
                    <a:blip r:embed="rId17">
                      <a:extLst>
                        <a:ext uri="{28A0092B-C50C-407E-A947-70E740481C1C}">
                          <a14:useLocalDpi xmlns:a14="http://schemas.microsoft.com/office/drawing/2010/main" val="0"/>
                        </a:ext>
                      </a:extLst>
                    </a:blip>
                    <a:stretch>
                      <a:fillRect/>
                    </a:stretch>
                  </pic:blipFill>
                  <pic:spPr>
                    <a:xfrm>
                      <a:off x="0" y="0"/>
                      <a:ext cx="6134669" cy="6666270"/>
                    </a:xfrm>
                    <a:prstGeom prst="rect">
                      <a:avLst/>
                    </a:prstGeom>
                  </pic:spPr>
                </pic:pic>
              </a:graphicData>
            </a:graphic>
          </wp:inline>
        </w:drawing>
      </w:r>
    </w:p>
    <w:p w14:paraId="754B6F64" w14:textId="77777777" w:rsidR="00B9173F" w:rsidRPr="00F560E7" w:rsidRDefault="00B9173F" w:rsidP="00F560E7">
      <w:pPr>
        <w:jc w:val="both"/>
        <w:rPr>
          <w:sz w:val="24"/>
          <w:szCs w:val="24"/>
        </w:rPr>
      </w:pPr>
    </w:p>
    <w:p w14:paraId="343A5917" w14:textId="77777777" w:rsidR="00B9173F" w:rsidRPr="00F560E7" w:rsidRDefault="00B9173F" w:rsidP="00F560E7">
      <w:pPr>
        <w:jc w:val="both"/>
        <w:rPr>
          <w:sz w:val="24"/>
          <w:szCs w:val="24"/>
        </w:rPr>
      </w:pPr>
    </w:p>
    <w:p w14:paraId="46DD30F1" w14:textId="77777777" w:rsidR="00B9173F" w:rsidRPr="00F560E7" w:rsidRDefault="00B9173F" w:rsidP="00F560E7">
      <w:pPr>
        <w:jc w:val="both"/>
        <w:rPr>
          <w:sz w:val="24"/>
          <w:szCs w:val="24"/>
        </w:rPr>
      </w:pPr>
    </w:p>
    <w:p w14:paraId="7F6287BD" w14:textId="77777777" w:rsidR="00B9173F" w:rsidRPr="00F560E7" w:rsidRDefault="00B9173F" w:rsidP="00F560E7">
      <w:pPr>
        <w:jc w:val="both"/>
        <w:rPr>
          <w:sz w:val="24"/>
          <w:szCs w:val="24"/>
        </w:rPr>
      </w:pPr>
    </w:p>
    <w:p w14:paraId="37DD547E" w14:textId="2EAB5ED9" w:rsidR="00B9173F" w:rsidRPr="00F560E7" w:rsidRDefault="00B9173F" w:rsidP="00F560E7">
      <w:pPr>
        <w:jc w:val="both"/>
        <w:rPr>
          <w:b/>
          <w:bCs/>
          <w:sz w:val="24"/>
          <w:szCs w:val="24"/>
        </w:rPr>
      </w:pPr>
      <w:r w:rsidRPr="00F560E7">
        <w:rPr>
          <w:b/>
          <w:bCs/>
          <w:sz w:val="24"/>
          <w:szCs w:val="24"/>
        </w:rPr>
        <w:lastRenderedPageBreak/>
        <w:t xml:space="preserve">Exist: </w:t>
      </w:r>
    </w:p>
    <w:p w14:paraId="776F6859" w14:textId="2A63E667" w:rsidR="00B9173F" w:rsidRPr="00F560E7" w:rsidRDefault="00B9173F" w:rsidP="00F560E7">
      <w:pPr>
        <w:jc w:val="both"/>
        <w:rPr>
          <w:sz w:val="24"/>
          <w:szCs w:val="24"/>
        </w:rPr>
      </w:pPr>
      <w:r w:rsidRPr="00F560E7">
        <w:rPr>
          <w:noProof/>
          <w:sz w:val="24"/>
          <w:szCs w:val="24"/>
        </w:rPr>
        <w:drawing>
          <wp:inline distT="0" distB="0" distL="0" distR="0" wp14:anchorId="5B70FB0E" wp14:editId="4D11C31B">
            <wp:extent cx="6041180" cy="6507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ts.PNG"/>
                    <pic:cNvPicPr/>
                  </pic:nvPicPr>
                  <pic:blipFill>
                    <a:blip r:embed="rId18">
                      <a:extLst>
                        <a:ext uri="{28A0092B-C50C-407E-A947-70E740481C1C}">
                          <a14:useLocalDpi xmlns:a14="http://schemas.microsoft.com/office/drawing/2010/main" val="0"/>
                        </a:ext>
                      </a:extLst>
                    </a:blip>
                    <a:stretch>
                      <a:fillRect/>
                    </a:stretch>
                  </pic:blipFill>
                  <pic:spPr>
                    <a:xfrm>
                      <a:off x="0" y="0"/>
                      <a:ext cx="6072263" cy="6540962"/>
                    </a:xfrm>
                    <a:prstGeom prst="rect">
                      <a:avLst/>
                    </a:prstGeom>
                  </pic:spPr>
                </pic:pic>
              </a:graphicData>
            </a:graphic>
          </wp:inline>
        </w:drawing>
      </w:r>
    </w:p>
    <w:sectPr w:rsidR="00B9173F" w:rsidRPr="00F560E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mar Chattha" w:date="2020-04-30T11:57:00Z" w:initials="OC">
    <w:p w14:paraId="58E4A532" w14:textId="77777777" w:rsidR="00C95F58" w:rsidRDefault="00C95F58">
      <w:pPr>
        <w:pStyle w:val="CommentText"/>
      </w:pPr>
      <w:r>
        <w:rPr>
          <w:rStyle w:val="CommentReference"/>
        </w:rPr>
        <w:annotationRef/>
      </w:r>
      <w:r>
        <w:t xml:space="preserve">Good Assignment. Storyline is good. Presentation is good. </w:t>
      </w:r>
    </w:p>
    <w:p w14:paraId="0EA7EAC8" w14:textId="3FF79E02" w:rsidR="00C95F58" w:rsidRDefault="00C95F58">
      <w:pPr>
        <w:pStyle w:val="CommentText"/>
      </w:pPr>
      <w:r>
        <w:t xml:space="preserve">Some suggestions are mentioned against each section please review that. </w:t>
      </w:r>
    </w:p>
  </w:comment>
  <w:comment w:id="3" w:author="Omar Chattha" w:date="2020-04-30T11:40:00Z" w:initials="OC">
    <w:p w14:paraId="3535F915" w14:textId="13605074" w:rsidR="0055485A" w:rsidRDefault="0055485A">
      <w:pPr>
        <w:pStyle w:val="CommentText"/>
      </w:pPr>
      <w:r>
        <w:rPr>
          <w:rStyle w:val="CommentReference"/>
        </w:rPr>
        <w:annotationRef/>
      </w:r>
      <w:r>
        <w:t>If this is a name of a character, make sure it starts with capital letter.</w:t>
      </w:r>
    </w:p>
  </w:comment>
  <w:comment w:id="19" w:author="Omar Chattha" w:date="2020-04-30T11:45:00Z" w:initials="OC">
    <w:p w14:paraId="0AEF8B07" w14:textId="462BC9C1" w:rsidR="0055485A" w:rsidRDefault="0055485A">
      <w:pPr>
        <w:pStyle w:val="CommentText"/>
      </w:pPr>
      <w:r>
        <w:rPr>
          <w:rStyle w:val="CommentReference"/>
        </w:rPr>
        <w:annotationRef/>
      </w:r>
      <w:r>
        <w:t>Good</w:t>
      </w:r>
    </w:p>
  </w:comment>
  <w:comment w:id="20" w:author="Omar Chattha" w:date="2020-04-30T11:47:00Z" w:initials="OC">
    <w:p w14:paraId="3BA2EC42" w14:textId="77777777" w:rsidR="0055485A" w:rsidRDefault="0055485A">
      <w:pPr>
        <w:pStyle w:val="CommentText"/>
      </w:pPr>
      <w:r>
        <w:rPr>
          <w:rStyle w:val="CommentReference"/>
        </w:rPr>
        <w:annotationRef/>
      </w:r>
      <w:r>
        <w:t xml:space="preserve">Correct the spellings of session. </w:t>
      </w:r>
    </w:p>
    <w:p w14:paraId="18E7DDD6" w14:textId="280A040C" w:rsidR="0055485A" w:rsidRDefault="0055485A">
      <w:pPr>
        <w:pStyle w:val="CommentText"/>
      </w:pPr>
      <w:r>
        <w:t>Why Israel sign on table front?</w:t>
      </w:r>
      <w:r w:rsidR="00C95F58">
        <w:t xml:space="preserve"> Just out of curiosity.</w:t>
      </w:r>
    </w:p>
  </w:comment>
  <w:comment w:id="21" w:author="Omar Chattha" w:date="2020-04-30T11:50:00Z" w:initials="OC">
    <w:p w14:paraId="234A0E23" w14:textId="4CDDF174" w:rsidR="00C95F58" w:rsidRDefault="00C95F58">
      <w:pPr>
        <w:pStyle w:val="CommentText"/>
      </w:pPr>
      <w:r>
        <w:rPr>
          <w:rStyle w:val="CommentReference"/>
        </w:rPr>
        <w:annotationRef/>
      </w:r>
      <w:r>
        <w:t>Avoid unnecessary indentation</w:t>
      </w:r>
    </w:p>
  </w:comment>
  <w:comment w:id="28" w:author="Omar Chattha" w:date="2020-04-30T11:53:00Z" w:initials="OC">
    <w:p w14:paraId="1344D658" w14:textId="4B737D82" w:rsidR="00C95F58" w:rsidRDefault="00C95F58">
      <w:pPr>
        <w:pStyle w:val="CommentText"/>
      </w:pPr>
      <w:r>
        <w:rPr>
          <w:rStyle w:val="CommentReference"/>
        </w:rPr>
        <w:annotationRef/>
      </w:r>
      <w:r>
        <w:t>What do you mean by collecting date? Is it a typo error? If yes, correct it.</w:t>
      </w:r>
    </w:p>
  </w:comment>
  <w:comment w:id="40" w:author="Omar Chattha" w:date="2020-04-30T11:55:00Z" w:initials="OC">
    <w:p w14:paraId="604DF50B" w14:textId="2D81A240" w:rsidR="00C95F58" w:rsidRDefault="00C95F58">
      <w:pPr>
        <w:pStyle w:val="CommentText"/>
      </w:pPr>
      <w:r>
        <w:rPr>
          <w:rStyle w:val="CommentReference"/>
        </w:rPr>
        <w:annotationRef/>
      </w:r>
      <w:r>
        <w:t>Overall, a good storyline.</w:t>
      </w:r>
    </w:p>
  </w:comment>
  <w:comment w:id="41" w:author="Omar Chattha" w:date="2020-04-30T11:56:00Z" w:initials="OC">
    <w:p w14:paraId="613A4252" w14:textId="26F135C1" w:rsidR="00C95F58" w:rsidRDefault="00C95F58">
      <w:pPr>
        <w:pStyle w:val="CommentText"/>
      </w:pPr>
      <w:r>
        <w:rPr>
          <w:rStyle w:val="CommentReference"/>
        </w:rPr>
        <w:annotationRef/>
      </w:r>
      <w:r>
        <w:t>A good prototype. Simple yet informative.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A7EAC8" w15:done="0"/>
  <w15:commentEx w15:paraId="3535F915" w15:done="0"/>
  <w15:commentEx w15:paraId="0AEF8B07" w15:done="0"/>
  <w15:commentEx w15:paraId="18E7DDD6" w15:done="0"/>
  <w15:commentEx w15:paraId="234A0E23" w15:done="0"/>
  <w15:commentEx w15:paraId="1344D658" w15:done="0"/>
  <w15:commentEx w15:paraId="604DF50B" w15:done="0"/>
  <w15:commentEx w15:paraId="613A42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53B96" w16cex:dateUtc="2020-04-30T06:57:00Z"/>
  <w16cex:commentExtensible w16cex:durableId="225537C9" w16cex:dateUtc="2020-04-30T06:40:00Z"/>
  <w16cex:commentExtensible w16cex:durableId="225538F5" w16cex:dateUtc="2020-04-30T06:45:00Z"/>
  <w16cex:commentExtensible w16cex:durableId="22553942" w16cex:dateUtc="2020-04-30T06:47:00Z"/>
  <w16cex:commentExtensible w16cex:durableId="22553A00" w16cex:dateUtc="2020-04-30T06:50:00Z"/>
  <w16cex:commentExtensible w16cex:durableId="22553AA1" w16cex:dateUtc="2020-04-30T06:53:00Z"/>
  <w16cex:commentExtensible w16cex:durableId="22553B33" w16cex:dateUtc="2020-04-30T06:55:00Z"/>
  <w16cex:commentExtensible w16cex:durableId="22553B56" w16cex:dateUtc="2020-04-30T0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A7EAC8" w16cid:durableId="22553B96"/>
  <w16cid:commentId w16cid:paraId="3535F915" w16cid:durableId="225537C9"/>
  <w16cid:commentId w16cid:paraId="0AEF8B07" w16cid:durableId="225538F5"/>
  <w16cid:commentId w16cid:paraId="18E7DDD6" w16cid:durableId="22553942"/>
  <w16cid:commentId w16cid:paraId="234A0E23" w16cid:durableId="22553A00"/>
  <w16cid:commentId w16cid:paraId="1344D658" w16cid:durableId="22553AA1"/>
  <w16cid:commentId w16cid:paraId="604DF50B" w16cid:durableId="22553B33"/>
  <w16cid:commentId w16cid:paraId="613A4252" w16cid:durableId="22553B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mar Chattha">
    <w15:presenceInfo w15:providerId="Windows Live" w15:userId="0063e9c73229ba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B71"/>
    <w:rsid w:val="00066009"/>
    <w:rsid w:val="0006627D"/>
    <w:rsid w:val="000932AC"/>
    <w:rsid w:val="000D150C"/>
    <w:rsid w:val="001B59E9"/>
    <w:rsid w:val="00213727"/>
    <w:rsid w:val="00247EA6"/>
    <w:rsid w:val="002D0B31"/>
    <w:rsid w:val="00542ADA"/>
    <w:rsid w:val="0055485A"/>
    <w:rsid w:val="00574447"/>
    <w:rsid w:val="00641ADB"/>
    <w:rsid w:val="0066285E"/>
    <w:rsid w:val="0068502B"/>
    <w:rsid w:val="006B1606"/>
    <w:rsid w:val="00782FD0"/>
    <w:rsid w:val="0092000B"/>
    <w:rsid w:val="00920647"/>
    <w:rsid w:val="00A55045"/>
    <w:rsid w:val="00A57C57"/>
    <w:rsid w:val="00B85210"/>
    <w:rsid w:val="00B9173F"/>
    <w:rsid w:val="00BC7AFB"/>
    <w:rsid w:val="00C27AE0"/>
    <w:rsid w:val="00C46B71"/>
    <w:rsid w:val="00C95F58"/>
    <w:rsid w:val="00DD5E2F"/>
    <w:rsid w:val="00DF3744"/>
    <w:rsid w:val="00E21613"/>
    <w:rsid w:val="00EA426E"/>
    <w:rsid w:val="00F00893"/>
    <w:rsid w:val="00F560E7"/>
    <w:rsid w:val="00F75B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662D"/>
  <w15:chartTrackingRefBased/>
  <w15:docId w15:val="{C321A957-CDC6-438C-93C8-9CAD2C898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00B"/>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92000B"/>
    <w:rPr>
      <w:rFonts w:ascii="Arial" w:eastAsia="Arial" w:hAnsi="Arial" w:cs="Arial"/>
      <w:sz w:val="52"/>
      <w:szCs w:val="52"/>
      <w:lang w:val="en"/>
    </w:rPr>
  </w:style>
  <w:style w:type="character" w:styleId="CommentReference">
    <w:name w:val="annotation reference"/>
    <w:basedOn w:val="DefaultParagraphFont"/>
    <w:uiPriority w:val="99"/>
    <w:semiHidden/>
    <w:unhideWhenUsed/>
    <w:rsid w:val="0055485A"/>
    <w:rPr>
      <w:sz w:val="16"/>
      <w:szCs w:val="16"/>
    </w:rPr>
  </w:style>
  <w:style w:type="paragraph" w:styleId="CommentText">
    <w:name w:val="annotation text"/>
    <w:basedOn w:val="Normal"/>
    <w:link w:val="CommentTextChar"/>
    <w:uiPriority w:val="99"/>
    <w:semiHidden/>
    <w:unhideWhenUsed/>
    <w:rsid w:val="0055485A"/>
    <w:pPr>
      <w:spacing w:line="240" w:lineRule="auto"/>
    </w:pPr>
    <w:rPr>
      <w:sz w:val="20"/>
      <w:szCs w:val="20"/>
    </w:rPr>
  </w:style>
  <w:style w:type="character" w:customStyle="1" w:styleId="CommentTextChar">
    <w:name w:val="Comment Text Char"/>
    <w:basedOn w:val="DefaultParagraphFont"/>
    <w:link w:val="CommentText"/>
    <w:uiPriority w:val="99"/>
    <w:semiHidden/>
    <w:rsid w:val="0055485A"/>
    <w:rPr>
      <w:sz w:val="20"/>
      <w:szCs w:val="20"/>
    </w:rPr>
  </w:style>
  <w:style w:type="paragraph" w:styleId="CommentSubject">
    <w:name w:val="annotation subject"/>
    <w:basedOn w:val="CommentText"/>
    <w:next w:val="CommentText"/>
    <w:link w:val="CommentSubjectChar"/>
    <w:uiPriority w:val="99"/>
    <w:semiHidden/>
    <w:unhideWhenUsed/>
    <w:rsid w:val="0055485A"/>
    <w:rPr>
      <w:b/>
      <w:bCs/>
    </w:rPr>
  </w:style>
  <w:style w:type="character" w:customStyle="1" w:styleId="CommentSubjectChar">
    <w:name w:val="Comment Subject Char"/>
    <w:basedOn w:val="CommentTextChar"/>
    <w:link w:val="CommentSubject"/>
    <w:uiPriority w:val="99"/>
    <w:semiHidden/>
    <w:rsid w:val="0055485A"/>
    <w:rPr>
      <w:b/>
      <w:bCs/>
      <w:sz w:val="20"/>
      <w:szCs w:val="20"/>
    </w:rPr>
  </w:style>
  <w:style w:type="paragraph" w:styleId="BalloonText">
    <w:name w:val="Balloon Text"/>
    <w:basedOn w:val="Normal"/>
    <w:link w:val="BalloonTextChar"/>
    <w:uiPriority w:val="99"/>
    <w:semiHidden/>
    <w:unhideWhenUsed/>
    <w:rsid w:val="00554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8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48082">
      <w:bodyDiv w:val="1"/>
      <w:marLeft w:val="0"/>
      <w:marRight w:val="0"/>
      <w:marTop w:val="0"/>
      <w:marBottom w:val="0"/>
      <w:divBdr>
        <w:top w:val="none" w:sz="0" w:space="0" w:color="auto"/>
        <w:left w:val="none" w:sz="0" w:space="0" w:color="auto"/>
        <w:bottom w:val="none" w:sz="0" w:space="0" w:color="auto"/>
        <w:right w:val="none" w:sz="0" w:space="0" w:color="auto"/>
      </w:divBdr>
    </w:div>
    <w:div w:id="61899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8</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dc:creator>
  <cp:keywords/>
  <dc:description/>
  <cp:lastModifiedBy>Omar Chattha</cp:lastModifiedBy>
  <cp:revision>13</cp:revision>
  <dcterms:created xsi:type="dcterms:W3CDTF">2020-04-27T21:34:00Z</dcterms:created>
  <dcterms:modified xsi:type="dcterms:W3CDTF">2020-04-30T06:58:00Z</dcterms:modified>
</cp:coreProperties>
</file>